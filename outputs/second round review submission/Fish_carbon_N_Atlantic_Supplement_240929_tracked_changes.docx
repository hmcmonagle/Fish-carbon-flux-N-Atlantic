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0D83A" w14:textId="77777777" w:rsidR="008D2B9D" w:rsidRDefault="008D2B9D" w:rsidP="008D2B9D">
      <w:pPr>
        <w:rPr>
          <w:ins w:id="0" w:author="Helena I Mcmonagle" w:date="2024-09-29T16:08:00Z" w16du:dateUtc="2024-09-29T23:08:00Z"/>
          <w:rFonts w:ascii="Times New Roman" w:eastAsia="Times New Roman" w:hAnsi="Times New Roman" w:cs="Times New Roman"/>
          <w:sz w:val="28"/>
          <w:szCs w:val="28"/>
          <w:lang w:val="en-GB"/>
        </w:rPr>
      </w:pPr>
      <w:ins w:id="1" w:author="Helena I Mcmonagle" w:date="2024-09-29T16:07:00Z" w16du:dateUtc="2024-09-29T23:07:00Z">
        <w:r>
          <w:rPr>
            <w:rFonts w:ascii="Times New Roman" w:eastAsia="Times New Roman" w:hAnsi="Times New Roman" w:cs="Times New Roman"/>
            <w:sz w:val="28"/>
            <w:szCs w:val="28"/>
            <w:lang w:val="en-GB"/>
          </w:rPr>
          <w:t>Supplementary Materia</w:t>
        </w:r>
      </w:ins>
      <w:ins w:id="2" w:author="Helena I Mcmonagle" w:date="2024-09-29T16:08:00Z" w16du:dateUtc="2024-09-29T23:08:00Z">
        <w:r>
          <w:rPr>
            <w:rFonts w:ascii="Times New Roman" w:eastAsia="Times New Roman" w:hAnsi="Times New Roman" w:cs="Times New Roman"/>
            <w:sz w:val="28"/>
            <w:szCs w:val="28"/>
            <w:lang w:val="en-GB"/>
          </w:rPr>
          <w:t xml:space="preserve">l for: </w:t>
        </w:r>
      </w:ins>
    </w:p>
    <w:p w14:paraId="1FC29772" w14:textId="77777777" w:rsidR="008D2B9D" w:rsidRDefault="008D2B9D" w:rsidP="008D2B9D">
      <w:pPr>
        <w:rPr>
          <w:ins w:id="3" w:author="Helena I Mcmonagle" w:date="2024-09-29T16:08:00Z" w16du:dateUtc="2024-09-29T23:08:00Z"/>
          <w:rFonts w:ascii="Times New Roman" w:eastAsia="Times New Roman" w:hAnsi="Times New Roman" w:cs="Times New Roman"/>
          <w:sz w:val="28"/>
          <w:szCs w:val="28"/>
          <w:lang w:val="en-GB"/>
        </w:rPr>
      </w:pPr>
    </w:p>
    <w:p w14:paraId="34830669" w14:textId="463FFC65" w:rsidR="008D2B9D" w:rsidRPr="00D53C34" w:rsidRDefault="008D2B9D" w:rsidP="008D2B9D">
      <w:pPr>
        <w:rPr>
          <w:ins w:id="4" w:author="Helena I Mcmonagle" w:date="2024-09-29T16:07:00Z" w16du:dateUtc="2024-09-29T23:07:00Z"/>
          <w:rFonts w:ascii="Times New Roman" w:eastAsia="Times New Roman" w:hAnsi="Times New Roman" w:cs="Times New Roman"/>
          <w:sz w:val="28"/>
          <w:szCs w:val="28"/>
          <w:lang w:val="en-GB"/>
        </w:rPr>
      </w:pPr>
      <w:ins w:id="5" w:author="Helena I Mcmonagle" w:date="2024-09-29T16:07:00Z" w16du:dateUtc="2024-09-29T23:07:00Z">
        <w:r>
          <w:rPr>
            <w:rFonts w:ascii="Times New Roman" w:eastAsia="Times New Roman" w:hAnsi="Times New Roman" w:cs="Times New Roman"/>
            <w:sz w:val="28"/>
            <w:szCs w:val="28"/>
            <w:lang w:val="en-GB"/>
          </w:rPr>
          <w:t>Quantifying uncertainty in t</w:t>
        </w:r>
        <w:r w:rsidRPr="00D53C34">
          <w:rPr>
            <w:rFonts w:ascii="Times New Roman" w:eastAsia="Times New Roman" w:hAnsi="Times New Roman" w:cs="Times New Roman"/>
            <w:sz w:val="28"/>
            <w:szCs w:val="28"/>
            <w:lang w:val="en-GB"/>
          </w:rPr>
          <w:t>he contribution of mesopelagic fishes to the biological carbon pump in the Northeast Atlantic Ocean</w:t>
        </w:r>
      </w:ins>
    </w:p>
    <w:p w14:paraId="2199B6B9" w14:textId="77777777" w:rsidR="008D2B9D" w:rsidRPr="00D53C34" w:rsidRDefault="008D2B9D" w:rsidP="008D2B9D">
      <w:pPr>
        <w:rPr>
          <w:ins w:id="6" w:author="Helena I Mcmonagle" w:date="2024-09-29T16:07:00Z" w16du:dateUtc="2024-09-29T23:07:00Z"/>
          <w:rFonts w:ascii="Times New Roman" w:eastAsia="Times New Roman" w:hAnsi="Times New Roman" w:cs="Times New Roman"/>
          <w:lang w:val="en-GB"/>
        </w:rPr>
      </w:pPr>
    </w:p>
    <w:p w14:paraId="2103A31D" w14:textId="77777777" w:rsidR="008D2B9D" w:rsidRPr="00D53C34" w:rsidRDefault="008D2B9D" w:rsidP="008D2B9D">
      <w:pPr>
        <w:pBdr>
          <w:top w:val="nil"/>
          <w:left w:val="nil"/>
          <w:bottom w:val="nil"/>
          <w:right w:val="nil"/>
          <w:between w:val="nil"/>
        </w:pBdr>
        <w:rPr>
          <w:ins w:id="7" w:author="Helena I Mcmonagle" w:date="2024-09-29T16:07:00Z" w16du:dateUtc="2024-09-29T23:07:00Z"/>
          <w:rFonts w:ascii="Times New Roman" w:eastAsia="Times New Roman" w:hAnsi="Times New Roman" w:cs="Times New Roman"/>
          <w:color w:val="000000"/>
          <w:lang w:val="en-GB"/>
        </w:rPr>
      </w:pPr>
      <w:ins w:id="8" w:author="Helena I Mcmonagle" w:date="2024-09-29T16:07:00Z" w16du:dateUtc="2024-09-29T23:07:00Z">
        <w:r w:rsidRPr="00D53C34">
          <w:rPr>
            <w:rFonts w:ascii="Times New Roman" w:eastAsia="Times New Roman" w:hAnsi="Times New Roman" w:cs="Times New Roman"/>
            <w:color w:val="000000"/>
            <w:lang w:val="en-GB"/>
          </w:rPr>
          <w:t>Helena McMonagle</w:t>
        </w:r>
        <w:r w:rsidRPr="00D53C34">
          <w:rPr>
            <w:rFonts w:ascii="Times New Roman" w:eastAsia="Times New Roman" w:hAnsi="Times New Roman" w:cs="Times New Roman"/>
            <w:color w:val="000000"/>
            <w:vertAlign w:val="superscript"/>
            <w:lang w:val="en-GB"/>
          </w:rPr>
          <w:t>1,2*</w:t>
        </w:r>
        <w:r w:rsidRPr="00D53C34">
          <w:rPr>
            <w:rFonts w:ascii="Times New Roman" w:eastAsia="Times New Roman" w:hAnsi="Times New Roman" w:cs="Times New Roman"/>
            <w:color w:val="000000"/>
            <w:lang w:val="en-GB"/>
          </w:rPr>
          <w:t>, Joel K. Llopiz</w:t>
        </w:r>
        <w:r w:rsidRPr="00D53C34">
          <w:rPr>
            <w:rFonts w:ascii="Times New Roman" w:eastAsia="Times New Roman" w:hAnsi="Times New Roman" w:cs="Times New Roman"/>
            <w:color w:val="000000"/>
            <w:vertAlign w:val="superscript"/>
            <w:lang w:val="en-GB"/>
          </w:rPr>
          <w:t>2</w:t>
        </w:r>
        <w:r w:rsidRPr="00D53C34">
          <w:rPr>
            <w:rFonts w:ascii="Times New Roman" w:eastAsia="Times New Roman" w:hAnsi="Times New Roman" w:cs="Times New Roman"/>
            <w:color w:val="000000"/>
            <w:lang w:val="en-GB"/>
          </w:rPr>
          <w:t>, Amy E. Maas</w:t>
        </w:r>
        <w:r w:rsidRPr="00D53C34">
          <w:rPr>
            <w:rFonts w:ascii="Times New Roman" w:eastAsia="Times New Roman" w:hAnsi="Times New Roman" w:cs="Times New Roman"/>
            <w:color w:val="000000"/>
            <w:vertAlign w:val="superscript"/>
            <w:lang w:val="en-GB"/>
          </w:rPr>
          <w:t>3</w:t>
        </w:r>
        <w:r w:rsidRPr="00D53C34">
          <w:rPr>
            <w:rFonts w:ascii="Times New Roman" w:eastAsia="Times New Roman" w:hAnsi="Times New Roman" w:cs="Times New Roman"/>
            <w:color w:val="000000"/>
            <w:lang w:val="en-GB"/>
          </w:rPr>
          <w:t>, Deborah K. Steinberg</w:t>
        </w:r>
        <w:r w:rsidRPr="00D53C34">
          <w:rPr>
            <w:rFonts w:ascii="Times New Roman" w:eastAsia="Times New Roman" w:hAnsi="Times New Roman" w:cs="Times New Roman"/>
            <w:color w:val="000000"/>
            <w:vertAlign w:val="superscript"/>
            <w:lang w:val="en-GB"/>
          </w:rPr>
          <w:t>4</w:t>
        </w:r>
        <w:r w:rsidRPr="00D53C34">
          <w:rPr>
            <w:rFonts w:ascii="Times New Roman" w:eastAsia="Times New Roman" w:hAnsi="Times New Roman" w:cs="Times New Roman"/>
            <w:color w:val="000000"/>
            <w:lang w:val="en-GB"/>
          </w:rPr>
          <w:t>, Annette F. Govindarajan</w:t>
        </w:r>
        <w:r w:rsidRPr="00D53C34">
          <w:rPr>
            <w:rFonts w:ascii="Times New Roman" w:eastAsia="Times New Roman" w:hAnsi="Times New Roman" w:cs="Times New Roman"/>
            <w:color w:val="000000"/>
            <w:vertAlign w:val="superscript"/>
            <w:lang w:val="en-GB"/>
          </w:rPr>
          <w:t>2</w:t>
        </w:r>
        <w:r w:rsidRPr="00D53C34">
          <w:rPr>
            <w:rFonts w:ascii="Times New Roman" w:eastAsia="Times New Roman" w:hAnsi="Times New Roman" w:cs="Times New Roman"/>
            <w:color w:val="000000"/>
            <w:lang w:val="en-GB"/>
          </w:rPr>
          <w:t>, and Timothy E. Essington</w:t>
        </w:r>
        <w:r w:rsidRPr="00D53C34">
          <w:rPr>
            <w:rFonts w:ascii="Times New Roman" w:eastAsia="Times New Roman" w:hAnsi="Times New Roman" w:cs="Times New Roman"/>
            <w:color w:val="000000"/>
            <w:vertAlign w:val="superscript"/>
            <w:lang w:val="en-GB"/>
          </w:rPr>
          <w:t>1</w:t>
        </w:r>
        <w:r w:rsidRPr="00D53C34">
          <w:rPr>
            <w:rFonts w:ascii="Times New Roman" w:eastAsia="Times New Roman" w:hAnsi="Times New Roman" w:cs="Times New Roman"/>
            <w:color w:val="000000"/>
            <w:lang w:val="en-GB"/>
          </w:rPr>
          <w:t xml:space="preserve"> </w:t>
        </w:r>
      </w:ins>
    </w:p>
    <w:p w14:paraId="23954316" w14:textId="77777777" w:rsidR="008D2B9D" w:rsidRPr="00D53C34" w:rsidRDefault="008D2B9D" w:rsidP="008D2B9D">
      <w:pPr>
        <w:pBdr>
          <w:top w:val="nil"/>
          <w:left w:val="nil"/>
          <w:bottom w:val="nil"/>
          <w:right w:val="nil"/>
          <w:between w:val="nil"/>
        </w:pBdr>
        <w:rPr>
          <w:ins w:id="9" w:author="Helena I Mcmonagle" w:date="2024-09-29T16:07:00Z" w16du:dateUtc="2024-09-29T23:07:00Z"/>
          <w:rFonts w:ascii="Times New Roman" w:eastAsia="Times New Roman" w:hAnsi="Times New Roman" w:cs="Times New Roman"/>
          <w:b/>
          <w:color w:val="000000"/>
          <w:lang w:val="en-GB"/>
        </w:rPr>
      </w:pPr>
    </w:p>
    <w:p w14:paraId="303B7BA2" w14:textId="77777777" w:rsidR="008D2B9D" w:rsidRPr="00D53C34" w:rsidRDefault="008D2B9D" w:rsidP="008D2B9D">
      <w:pPr>
        <w:pBdr>
          <w:top w:val="nil"/>
          <w:left w:val="nil"/>
          <w:bottom w:val="nil"/>
          <w:right w:val="nil"/>
          <w:between w:val="nil"/>
        </w:pBdr>
        <w:rPr>
          <w:ins w:id="10" w:author="Helena I Mcmonagle" w:date="2024-09-29T16:07:00Z" w16du:dateUtc="2024-09-29T23:07:00Z"/>
          <w:rFonts w:ascii="Times New Roman" w:eastAsia="Times New Roman" w:hAnsi="Times New Roman" w:cs="Times New Roman"/>
          <w:color w:val="000000"/>
          <w:lang w:val="en-GB"/>
        </w:rPr>
      </w:pPr>
      <w:ins w:id="11" w:author="Helena I Mcmonagle" w:date="2024-09-29T16:07:00Z" w16du:dateUtc="2024-09-29T23:07:00Z">
        <w:r w:rsidRPr="00D53C34">
          <w:rPr>
            <w:rFonts w:ascii="Times New Roman" w:eastAsia="Times New Roman" w:hAnsi="Times New Roman" w:cs="Times New Roman"/>
            <w:color w:val="000000"/>
            <w:vertAlign w:val="superscript"/>
            <w:lang w:val="en-GB"/>
          </w:rPr>
          <w:t xml:space="preserve">1 </w:t>
        </w:r>
        <w:r w:rsidRPr="00D53C34">
          <w:rPr>
            <w:rFonts w:ascii="Times New Roman" w:eastAsia="Times New Roman" w:hAnsi="Times New Roman" w:cs="Times New Roman"/>
            <w:color w:val="000000"/>
            <w:lang w:val="en-GB"/>
          </w:rPr>
          <w:t>University of Washington, School of Aquatic and Fishery Sciences, 1122 NE Boat St, Seattle, WA, USA</w:t>
        </w:r>
      </w:ins>
    </w:p>
    <w:p w14:paraId="7502CB1E" w14:textId="77777777" w:rsidR="008D2B9D" w:rsidRPr="00D53C34" w:rsidRDefault="008D2B9D" w:rsidP="008D2B9D">
      <w:pPr>
        <w:pBdr>
          <w:top w:val="nil"/>
          <w:left w:val="nil"/>
          <w:bottom w:val="nil"/>
          <w:right w:val="nil"/>
          <w:between w:val="nil"/>
        </w:pBdr>
        <w:rPr>
          <w:ins w:id="12" w:author="Helena I Mcmonagle" w:date="2024-09-29T16:07:00Z" w16du:dateUtc="2024-09-29T23:07:00Z"/>
          <w:rFonts w:ascii="Times New Roman" w:eastAsia="Times New Roman" w:hAnsi="Times New Roman" w:cs="Times New Roman"/>
          <w:color w:val="000000"/>
          <w:lang w:val="en-GB"/>
        </w:rPr>
      </w:pPr>
      <w:ins w:id="13" w:author="Helena I Mcmonagle" w:date="2024-09-29T16:07:00Z" w16du:dateUtc="2024-09-29T23:07:00Z">
        <w:r w:rsidRPr="00D53C34">
          <w:rPr>
            <w:rFonts w:ascii="Times New Roman" w:eastAsia="Times New Roman" w:hAnsi="Times New Roman" w:cs="Times New Roman"/>
            <w:color w:val="000000"/>
            <w:vertAlign w:val="superscript"/>
            <w:lang w:val="en-GB"/>
          </w:rPr>
          <w:t xml:space="preserve">2 </w:t>
        </w:r>
        <w:r w:rsidRPr="00D53C34">
          <w:rPr>
            <w:rFonts w:ascii="Times New Roman" w:eastAsia="Times New Roman" w:hAnsi="Times New Roman" w:cs="Times New Roman"/>
            <w:color w:val="000000"/>
            <w:lang w:val="en-GB"/>
          </w:rPr>
          <w:t>Woods Hole Oceanographic Institution, Biology Department, 266 Woods Hole Rd, Woods Hole, MA, USA</w:t>
        </w:r>
      </w:ins>
    </w:p>
    <w:p w14:paraId="073732DE" w14:textId="77777777" w:rsidR="008D2B9D" w:rsidRPr="00D53C34" w:rsidRDefault="008D2B9D" w:rsidP="008D2B9D">
      <w:pPr>
        <w:pBdr>
          <w:top w:val="nil"/>
          <w:left w:val="nil"/>
          <w:bottom w:val="nil"/>
          <w:right w:val="nil"/>
          <w:between w:val="nil"/>
        </w:pBdr>
        <w:rPr>
          <w:ins w:id="14" w:author="Helena I Mcmonagle" w:date="2024-09-29T16:07:00Z" w16du:dateUtc="2024-09-29T23:07:00Z"/>
          <w:rFonts w:ascii="Times New Roman" w:eastAsia="Times New Roman" w:hAnsi="Times New Roman" w:cs="Times New Roman"/>
          <w:color w:val="000000"/>
          <w:lang w:val="en-GB"/>
        </w:rPr>
      </w:pPr>
      <w:ins w:id="15" w:author="Helena I Mcmonagle" w:date="2024-09-29T16:07:00Z" w16du:dateUtc="2024-09-29T23:07:00Z">
        <w:r w:rsidRPr="00D53C34">
          <w:rPr>
            <w:rFonts w:ascii="Times New Roman" w:eastAsia="Times New Roman" w:hAnsi="Times New Roman" w:cs="Times New Roman"/>
            <w:color w:val="000000"/>
            <w:vertAlign w:val="superscript"/>
            <w:lang w:val="en-GB"/>
          </w:rPr>
          <w:t>3</w:t>
        </w:r>
        <w:r w:rsidRPr="00D53C34">
          <w:rPr>
            <w:rFonts w:ascii="Times New Roman" w:eastAsia="Times New Roman" w:hAnsi="Times New Roman" w:cs="Times New Roman"/>
            <w:color w:val="000000"/>
            <w:lang w:val="en-GB"/>
          </w:rPr>
          <w:t xml:space="preserve"> Bermuda Institute of Ocean Sciences, School of Ocean Futures, Arizona State University, 17 Biological Station, St. Georges, Bermuda</w:t>
        </w:r>
      </w:ins>
    </w:p>
    <w:p w14:paraId="6BA71097" w14:textId="77777777" w:rsidR="008D2B9D" w:rsidRPr="00D53C34" w:rsidRDefault="008D2B9D" w:rsidP="008D2B9D">
      <w:pPr>
        <w:pBdr>
          <w:top w:val="nil"/>
          <w:left w:val="nil"/>
          <w:bottom w:val="nil"/>
          <w:right w:val="nil"/>
          <w:between w:val="nil"/>
        </w:pBdr>
        <w:rPr>
          <w:ins w:id="16" w:author="Helena I Mcmonagle" w:date="2024-09-29T16:07:00Z" w16du:dateUtc="2024-09-29T23:07:00Z"/>
          <w:rFonts w:ascii="Times New Roman" w:eastAsia="Times New Roman" w:hAnsi="Times New Roman" w:cs="Times New Roman"/>
          <w:color w:val="000000"/>
          <w:lang w:val="en-GB"/>
        </w:rPr>
      </w:pPr>
      <w:ins w:id="17" w:author="Helena I Mcmonagle" w:date="2024-09-29T16:07:00Z" w16du:dateUtc="2024-09-29T23:07:00Z">
        <w:r w:rsidRPr="00D53C34">
          <w:rPr>
            <w:rFonts w:ascii="Times New Roman" w:eastAsia="Times New Roman" w:hAnsi="Times New Roman" w:cs="Times New Roman"/>
            <w:color w:val="000000"/>
            <w:vertAlign w:val="superscript"/>
            <w:lang w:val="en-GB"/>
          </w:rPr>
          <w:t>4</w:t>
        </w:r>
        <w:r w:rsidRPr="00D53C34">
          <w:rPr>
            <w:rFonts w:ascii="Times New Roman" w:eastAsia="Times New Roman" w:hAnsi="Times New Roman" w:cs="Times New Roman"/>
            <w:color w:val="000000"/>
            <w:lang w:val="en-GB"/>
          </w:rPr>
          <w:t xml:space="preserve"> Virginia Institute of Marine Science, William &amp; Mary, Gloucester Point, VA, USA</w:t>
        </w:r>
      </w:ins>
    </w:p>
    <w:p w14:paraId="47512BC7" w14:textId="6C4C337A" w:rsidR="008D2B9D" w:rsidRPr="008D2B9D" w:rsidRDefault="008D2B9D">
      <w:pPr>
        <w:pBdr>
          <w:top w:val="nil"/>
          <w:left w:val="nil"/>
          <w:bottom w:val="nil"/>
          <w:right w:val="nil"/>
          <w:between w:val="nil"/>
        </w:pBdr>
        <w:spacing w:before="120" w:after="360"/>
        <w:rPr>
          <w:ins w:id="18" w:author="Helena I Mcmonagle" w:date="2024-09-29T16:05:00Z" w16du:dateUtc="2024-09-29T23:05:00Z"/>
          <w:rFonts w:ascii="Times New Roman" w:eastAsia="Times New Roman" w:hAnsi="Times New Roman" w:cs="Times New Roman"/>
          <w:color w:val="000000"/>
          <w:lang w:val="en-GB"/>
          <w:rPrChange w:id="19" w:author="Helena I Mcmonagle" w:date="2024-09-29T16:07:00Z" w16du:dateUtc="2024-09-29T23:07:00Z">
            <w:rPr>
              <w:ins w:id="20" w:author="Helena I Mcmonagle" w:date="2024-09-29T16:05:00Z" w16du:dateUtc="2024-09-29T23:05:00Z"/>
              <w:rFonts w:ascii="Times New Roman" w:eastAsia="Times New Roman" w:hAnsi="Times New Roman" w:cs="Times New Roman"/>
              <w:b/>
              <w:bCs/>
              <w:color w:val="000000"/>
            </w:rPr>
          </w:rPrChange>
        </w:rPr>
        <w:pPrChange w:id="21" w:author="Helena I Mcmonagle" w:date="2024-09-29T16:07:00Z" w16du:dateUtc="2024-09-29T23:07:00Z">
          <w:pPr>
            <w:spacing w:line="480" w:lineRule="auto"/>
          </w:pPr>
        </w:pPrChange>
      </w:pPr>
      <w:ins w:id="22" w:author="Helena I Mcmonagle" w:date="2024-09-29T16:07:00Z" w16du:dateUtc="2024-09-29T23:07:00Z">
        <w:r w:rsidRPr="00D53C34">
          <w:rPr>
            <w:rFonts w:ascii="Times New Roman" w:eastAsia="Times New Roman" w:hAnsi="Times New Roman" w:cs="Times New Roman"/>
            <w:color w:val="000000"/>
            <w:lang w:val="en-GB"/>
          </w:rPr>
          <w:t xml:space="preserve">* Corresponding author. Email: </w:t>
        </w:r>
        <w:r>
          <w:rPr>
            <w:rFonts w:ascii="Times New Roman" w:eastAsia="Times New Roman" w:hAnsi="Times New Roman" w:cs="Times New Roman"/>
            <w:color w:val="0563C1"/>
            <w:u w:val="single"/>
            <w:lang w:val="en-GB"/>
          </w:rPr>
          <w:t>helena.mcmonagle@wellesley.edu</w:t>
        </w:r>
      </w:ins>
    </w:p>
    <w:p w14:paraId="5382E71A" w14:textId="77777777" w:rsidR="008D2B9D" w:rsidRDefault="008D2B9D" w:rsidP="00261F22">
      <w:pPr>
        <w:spacing w:line="480" w:lineRule="auto"/>
        <w:rPr>
          <w:ins w:id="23" w:author="Helena I Mcmonagle" w:date="2024-09-29T16:05:00Z" w16du:dateUtc="2024-09-29T23:05:00Z"/>
          <w:rFonts w:ascii="Times New Roman" w:eastAsia="Times New Roman" w:hAnsi="Times New Roman" w:cs="Times New Roman"/>
          <w:b/>
          <w:bCs/>
          <w:color w:val="000000"/>
        </w:rPr>
      </w:pPr>
    </w:p>
    <w:p w14:paraId="09AD9CDE" w14:textId="113C5B2F" w:rsidR="00261F22" w:rsidRPr="00261F22" w:rsidRDefault="00261F22" w:rsidP="00261F22">
      <w:pPr>
        <w:spacing w:line="480" w:lineRule="auto"/>
        <w:rPr>
          <w:rFonts w:ascii="Times New Roman" w:eastAsia="Times New Roman" w:hAnsi="Times New Roman" w:cs="Times New Roman"/>
          <w:color w:val="000000"/>
        </w:rPr>
      </w:pPr>
      <w:r w:rsidRPr="00261F22">
        <w:rPr>
          <w:rFonts w:ascii="Times New Roman" w:eastAsia="Times New Roman" w:hAnsi="Times New Roman" w:cs="Times New Roman"/>
          <w:b/>
          <w:bCs/>
          <w:color w:val="000000"/>
        </w:rPr>
        <w:t>Appendix A. DNA barcoding</w:t>
      </w:r>
    </w:p>
    <w:p w14:paraId="6467A638" w14:textId="5244A589" w:rsidR="00261F22" w:rsidRPr="00261F22" w:rsidRDefault="00261F22" w:rsidP="00261F22">
      <w:pPr>
        <w:spacing w:line="480" w:lineRule="auto"/>
        <w:rPr>
          <w:rFonts w:ascii="Times New Roman" w:eastAsia="Times New Roman" w:hAnsi="Times New Roman" w:cs="Times New Roman"/>
          <w:color w:val="000000"/>
        </w:rPr>
      </w:pPr>
      <w:r w:rsidRPr="00261F22">
        <w:rPr>
          <w:rFonts w:ascii="Times New Roman" w:eastAsia="Times New Roman" w:hAnsi="Times New Roman" w:cs="Times New Roman"/>
          <w:color w:val="000000"/>
        </w:rPr>
        <w:t xml:space="preserve">A subset of fish was barcoded to confirm the morphological species identifications. For these, a small piece of muscle tissue was dissected from the specimens, being careful to avoid external fish surfaces and gut areas. The tissues were placed in sterile 1.5 ml microcentrifuge tubes and stored in a -80 freezer until the DNA could be extracted. Genomic DNA was extracted with DNEasy Extraction Kits (Qiagen, Germantown, MD, USA) and a portion of the COI gene was amplified with PCR </w:t>
      </w:r>
      <w:r w:rsidR="00653088">
        <w:rPr>
          <w:rFonts w:ascii="Times New Roman" w:eastAsia="Times New Roman" w:hAnsi="Times New Roman" w:cs="Times New Roman"/>
          <w:color w:val="000000"/>
        </w:rPr>
        <w:fldChar w:fldCharType="begin"/>
      </w:r>
      <w:r w:rsidR="00653088">
        <w:rPr>
          <w:rFonts w:ascii="Times New Roman" w:eastAsia="Times New Roman" w:hAnsi="Times New Roman" w:cs="Times New Roman"/>
          <w:color w:val="000000"/>
        </w:rPr>
        <w:instrText xml:space="preserve"> ADDIN ZOTERO_ITEM CSL_CITATION {"citationID":"cV4q8J2n","properties":{"formattedCitation":"(Govindarajan {\\i{}et al.}, 2023; Quigley {\\i{}et al.}, 2023)","plainCitation":"(Govindarajan et al., 2023; Quigley et al., 2023)","noteIndex":0},"citationItems":[{"id":1469,"uris":["http://zotero.org/users/6596905/items/3RSHGYN6"],"itemData":{"id":1469,"type":"article-journal","abstract":"Mesopelagic fishes are an important component of the world’s oceans in terms of their abundance, biomass, and ecosystem function. These fishes are important contributors to the biological carbon pump via their feeding and behaviors, whereby they facilitate the transfer of carbon from shallow waters to the deep sea. Several species undertake diel vertical migration, feeding in shallower waters at night and moving to deeper waters during the day. This process actively expedites the downward flux of carbon. However, carbon budgets and climate models require accurate information regarding the depth distributions and migration patterns of these fishes, and environmental DNA (eDNA) analyses can provide this information. Here, we utilize eDNA approaches, generating taxonomically-informative COI and 12S reference barcodes for 80 species of mesopelagic fishes, which can be used for species-level identification of eDNA sequences. Using these, along with a publicly available barcodes database, we compare results from eDNA analysis with traditional net sampling, and explore the ability of eDNA techniques to detect diel vertical migration in fishes from samples collected in Northwest Atlantic Slope Water. We found that eDNA and net samples often resulted in different species identifications, demonstrating that eDNA can detect species that would otherwise be missed with traditional methods. In our eDNA samples, we also detected more species (12) in our shallowest depth category (0 - 100 m) from night samples than from day samples (3). This is consistent with increased diversity in shallow waters at night due to diel vertical migration. Based on the variability observed in sample duplicates, we suggest that future mesopelagic eDNA studies incorporate larger sample volumes and scaled-up sampling efforts. We also note the potential applications of eDNA analysis in addressing ecological questions related to predator-prey relationships identification of foraging hotspots, and carbon flow through the ocean’s midwaters.","container-title":"Frontiers in Marine Science","DOI":"10.3389/fmars.2023.1219993","ISSN":"2296-7745","journalAbbreviation":"Front. Mar. Sci.","language":"en","page":"1219993","source":"DOI.org (Crossref)","title":"Assessing mesopelagic fish diversity and diel vertical migration with environmental DNA","volume":"10","author":[{"family":"Govindarajan","given":"Annette F."},{"family":"Llopiz","given":"Joel K."},{"family":"Caiger","given":"Paul E."},{"family":"Jech","given":"J. Michael"},{"family":"Lavery","given":"Andone C."},{"family":"McMonagle","given":"Helena"},{"family":"Wiebe","given":"Peter H."},{"family":"Zhang","given":"Weifeng (Gordon)"}],"issued":{"date-parts":[["2023",12,11]]}}},{"id":1467,"uris":["http://zotero.org/users/6596905/items/E37FFDKW"],"itemData":{"id":1467,"type":"article-journal","abstract":"Fish diversity and ecology in the ocean’s mesopelagic zone are understudied compared to other marine regions despite growing interest in harvesting these potential resources. Otoliths can provide a wealth of taxonomic and life history information about fish, which can help fill these knowledge gaps; however, there has been relatively little research to date on the otoliths of mesopelagic species. Here, a species-specific image library was assembled of sagittal otoliths from 70 mesopelagic fishes belonging to 29 families collected in the western North Atlantic Ocean. Images of adult sagittal otoliths from 12 species were documented and photographed for the first time. The fish were identified to species with a combination of morphological characters and DNA barcoding. Regressions between otolith size and fish length are presented for the six species with the largest sample sizes in this study. This otolith image library, coupled with otolith-length and width to fish-length relationships, can be used for prey identification and back-calculation of fish size, making it a valuable tool for studies relating to food webs in the important yet poorly understood mesopelagic zone. In addition, the 44 fish barcodes generated in this study highlight the benefit of using an integrative taxonomic approach to studies of this nature, as well as add to existing public databases that enable cryptic species and metabarcoding analyses of mesopelagic species.","container-title":"Frontiers in Marine Science","DOI":"10.3389/fmars.2023.1217779","ISSN":"2296-7745","journalAbbreviation":"Front. Mar. Sci.","language":"en","page":"1217779","source":"DOI.org (Crossref)","title":"Otolith characterization and integrative species identification of adult mesopelagic fishes from the western North Atlantic Ocean","volume":"10","author":[{"family":"Quigley","given":"Lucinda A."},{"family":"Caiger","given":"Paul E."},{"family":"Govindarajan","given":"Annette F."},{"family":"McMonagle","given":"Helena"},{"family":"Jech","given":"J. Michael"},{"family":"Lavery","given":"Andone C."},{"family":"Sosik","given":"Heidi M."},{"family":"Llopiz","given":"Joel K."}],"issued":{"date-parts":[["2023",8,22]]}}}],"schema":"https://github.com/citation-style-language/schema/raw/master/csl-citation.json"} </w:instrText>
      </w:r>
      <w:r w:rsidR="00653088">
        <w:rPr>
          <w:rFonts w:ascii="Times New Roman" w:eastAsia="Times New Roman" w:hAnsi="Times New Roman" w:cs="Times New Roman"/>
          <w:color w:val="000000"/>
        </w:rPr>
        <w:fldChar w:fldCharType="separate"/>
      </w:r>
      <w:r w:rsidR="00653088" w:rsidRPr="00653088">
        <w:rPr>
          <w:rFonts w:ascii="Times New Roman" w:hAnsi="Times New Roman" w:cs="Times New Roman"/>
          <w:color w:val="000000"/>
        </w:rPr>
        <w:t xml:space="preserve">(Govindarajan </w:t>
      </w:r>
      <w:r w:rsidR="00653088" w:rsidRPr="00653088">
        <w:rPr>
          <w:rFonts w:ascii="Times New Roman" w:hAnsi="Times New Roman" w:cs="Times New Roman"/>
          <w:i/>
          <w:iCs/>
          <w:color w:val="000000"/>
        </w:rPr>
        <w:t>et al.</w:t>
      </w:r>
      <w:r w:rsidR="00653088" w:rsidRPr="00653088">
        <w:rPr>
          <w:rFonts w:ascii="Times New Roman" w:hAnsi="Times New Roman" w:cs="Times New Roman"/>
          <w:color w:val="000000"/>
        </w:rPr>
        <w:t xml:space="preserve">, 2023; Quigley </w:t>
      </w:r>
      <w:r w:rsidR="00653088" w:rsidRPr="00653088">
        <w:rPr>
          <w:rFonts w:ascii="Times New Roman" w:hAnsi="Times New Roman" w:cs="Times New Roman"/>
          <w:i/>
          <w:iCs/>
          <w:color w:val="000000"/>
        </w:rPr>
        <w:t>et al.</w:t>
      </w:r>
      <w:r w:rsidR="00653088" w:rsidRPr="00653088">
        <w:rPr>
          <w:rFonts w:ascii="Times New Roman" w:hAnsi="Times New Roman" w:cs="Times New Roman"/>
          <w:color w:val="000000"/>
        </w:rPr>
        <w:t>, 2023)</w:t>
      </w:r>
      <w:r w:rsidR="00653088">
        <w:rPr>
          <w:rFonts w:ascii="Times New Roman" w:eastAsia="Times New Roman" w:hAnsi="Times New Roman" w:cs="Times New Roman"/>
          <w:color w:val="000000"/>
        </w:rPr>
        <w:fldChar w:fldCharType="end"/>
      </w:r>
      <w:r w:rsidRPr="00261F22">
        <w:rPr>
          <w:rFonts w:ascii="Times New Roman" w:eastAsia="Times New Roman" w:hAnsi="Times New Roman" w:cs="Times New Roman"/>
          <w:color w:val="000000"/>
        </w:rPr>
        <w:t xml:space="preserve">. Primer sets included Fish F1/R1 or Fish F2/R2 </w:t>
      </w:r>
      <w:r w:rsidR="00653088">
        <w:rPr>
          <w:rFonts w:ascii="Times New Roman" w:eastAsia="Times New Roman" w:hAnsi="Times New Roman" w:cs="Times New Roman"/>
          <w:color w:val="000000"/>
        </w:rPr>
        <w:fldChar w:fldCharType="begin"/>
      </w:r>
      <w:r w:rsidR="00653088">
        <w:rPr>
          <w:rFonts w:ascii="Times New Roman" w:eastAsia="Times New Roman" w:hAnsi="Times New Roman" w:cs="Times New Roman"/>
          <w:color w:val="000000"/>
        </w:rPr>
        <w:instrText xml:space="preserve"> ADDIN ZOTERO_ITEM CSL_CITATION {"citationID":"enxPDOfw","properties":{"formattedCitation":"(Ward {\\i{}et al.}, 2005)","plainCitation":"(Ward et al., 2005)","noteIndex":0},"citationItems":[{"id":143,"uris":["http://zotero.org/users/6596905/items/F4TIWAJC"],"itemData":{"id":143,"type":"article-journal","container-title":"Philosophical Transactions of the Royal Society B: Biological Sciences","ISSN":"0962-8436, 1471-2970","issue":"1462","journalAbbreviation":"Phil. Trans. R. Soc. B","language":"English","note":"Citation Key: ward2005","page":"1847-1857","title":"DNA barcoding Australia's fish species","volume":"360","author":[{"family":"Ward","given":"Robert D"},{"family":"Zemlak","given":"Tyler S"},{"family":"Innes","given":"Bronwyn H"},{"family":"Last","given":"Peter R"},{"family":"Hebert","given":"Paul D.N"}],"issued":{"date-parts":[["2005",10,29]]}}}],"schema":"https://github.com/citation-style-language/schema/raw/master/csl-citation.json"} </w:instrText>
      </w:r>
      <w:r w:rsidR="00653088">
        <w:rPr>
          <w:rFonts w:ascii="Times New Roman" w:eastAsia="Times New Roman" w:hAnsi="Times New Roman" w:cs="Times New Roman"/>
          <w:color w:val="000000"/>
        </w:rPr>
        <w:fldChar w:fldCharType="separate"/>
      </w:r>
      <w:r w:rsidR="00653088" w:rsidRPr="00653088">
        <w:rPr>
          <w:rFonts w:ascii="Times New Roman" w:hAnsi="Times New Roman" w:cs="Times New Roman"/>
          <w:color w:val="000000"/>
        </w:rPr>
        <w:t xml:space="preserve">(Ward </w:t>
      </w:r>
      <w:r w:rsidR="00653088" w:rsidRPr="00653088">
        <w:rPr>
          <w:rFonts w:ascii="Times New Roman" w:hAnsi="Times New Roman" w:cs="Times New Roman"/>
          <w:i/>
          <w:iCs/>
          <w:color w:val="000000"/>
        </w:rPr>
        <w:t>et al.</w:t>
      </w:r>
      <w:r w:rsidR="00653088" w:rsidRPr="00653088">
        <w:rPr>
          <w:rFonts w:ascii="Times New Roman" w:hAnsi="Times New Roman" w:cs="Times New Roman"/>
          <w:color w:val="000000"/>
        </w:rPr>
        <w:t>, 2005)</w:t>
      </w:r>
      <w:r w:rsidR="00653088">
        <w:rPr>
          <w:rFonts w:ascii="Times New Roman" w:eastAsia="Times New Roman" w:hAnsi="Times New Roman" w:cs="Times New Roman"/>
          <w:color w:val="000000"/>
        </w:rPr>
        <w:fldChar w:fldCharType="end"/>
      </w:r>
      <w:r w:rsidR="00653088">
        <w:rPr>
          <w:rFonts w:ascii="Times New Roman" w:eastAsia="Times New Roman" w:hAnsi="Times New Roman" w:cs="Times New Roman"/>
          <w:color w:val="000000"/>
        </w:rPr>
        <w:t xml:space="preserve"> </w:t>
      </w:r>
      <w:r w:rsidRPr="00261F22">
        <w:rPr>
          <w:rFonts w:ascii="Times New Roman" w:eastAsia="Times New Roman" w:hAnsi="Times New Roman" w:cs="Times New Roman"/>
          <w:color w:val="000000"/>
        </w:rPr>
        <w:t xml:space="preserve">or HCO/LCO (Folmer et al., 1994) (Table </w:t>
      </w:r>
      <w:r w:rsidR="005B7F5E">
        <w:rPr>
          <w:rFonts w:ascii="Times New Roman" w:eastAsia="Times New Roman" w:hAnsi="Times New Roman" w:cs="Times New Roman"/>
          <w:color w:val="000000"/>
        </w:rPr>
        <w:t>S</w:t>
      </w:r>
      <w:r w:rsidR="0059434E">
        <w:rPr>
          <w:rFonts w:ascii="Times New Roman" w:eastAsia="Times New Roman" w:hAnsi="Times New Roman" w:cs="Times New Roman"/>
          <w:color w:val="000000"/>
        </w:rPr>
        <w:t>2</w:t>
      </w:r>
      <w:r w:rsidRPr="00261F22">
        <w:rPr>
          <w:rFonts w:ascii="Times New Roman" w:eastAsia="Times New Roman" w:hAnsi="Times New Roman" w:cs="Times New Roman"/>
          <w:color w:val="000000"/>
        </w:rPr>
        <w:t xml:space="preserve">). The PCR consisted of 95°C for 3 minutes, 35 cycles of 95°C for 30 seconds, 48°C for 30 seconds, 72°C for 1 minute, and 72°C for 5 minutes. Amplicons were visualized on 1.2% agarose gels stained with </w:t>
      </w:r>
      <w:proofErr w:type="spellStart"/>
      <w:r w:rsidRPr="00261F22">
        <w:rPr>
          <w:rFonts w:ascii="Times New Roman" w:eastAsia="Times New Roman" w:hAnsi="Times New Roman" w:cs="Times New Roman"/>
          <w:color w:val="000000"/>
        </w:rPr>
        <w:t>GelRed</w:t>
      </w:r>
      <w:proofErr w:type="spellEnd"/>
      <w:r w:rsidRPr="00261F22">
        <w:rPr>
          <w:rFonts w:ascii="Times New Roman" w:eastAsia="Times New Roman" w:hAnsi="Times New Roman" w:cs="Times New Roman"/>
          <w:color w:val="000000"/>
        </w:rPr>
        <w:t xml:space="preserve"> (</w:t>
      </w:r>
      <w:proofErr w:type="spellStart"/>
      <w:r w:rsidRPr="00261F22">
        <w:rPr>
          <w:rFonts w:ascii="Times New Roman" w:eastAsia="Times New Roman" w:hAnsi="Times New Roman" w:cs="Times New Roman"/>
          <w:color w:val="000000"/>
        </w:rPr>
        <w:t>Biotium</w:t>
      </w:r>
      <w:proofErr w:type="spellEnd"/>
      <w:r w:rsidRPr="00261F22">
        <w:rPr>
          <w:rFonts w:ascii="Times New Roman" w:eastAsia="Times New Roman" w:hAnsi="Times New Roman" w:cs="Times New Roman"/>
          <w:color w:val="000000"/>
        </w:rPr>
        <w:t xml:space="preserve">, Hayward, CA, USA) and purified with </w:t>
      </w:r>
      <w:proofErr w:type="spellStart"/>
      <w:r w:rsidRPr="00261F22">
        <w:rPr>
          <w:rFonts w:ascii="Times New Roman" w:eastAsia="Times New Roman" w:hAnsi="Times New Roman" w:cs="Times New Roman"/>
          <w:color w:val="000000"/>
        </w:rPr>
        <w:t>Qiaquick</w:t>
      </w:r>
      <w:proofErr w:type="spellEnd"/>
      <w:r w:rsidRPr="00261F22">
        <w:rPr>
          <w:rFonts w:ascii="Times New Roman" w:eastAsia="Times New Roman" w:hAnsi="Times New Roman" w:cs="Times New Roman"/>
          <w:color w:val="000000"/>
        </w:rPr>
        <w:t xml:space="preserve"> PCR purification kits (Qiagen, Germantown, MD, USA). Purified DNA concentration was determined with a Nanodrop ND-1000 spectrophotometer (Thermo Fisher Scientific, Waltham, MA, USA). </w:t>
      </w:r>
      <w:r w:rsidRPr="00261F22">
        <w:rPr>
          <w:rFonts w:ascii="Times New Roman" w:eastAsia="Times New Roman" w:hAnsi="Times New Roman" w:cs="Times New Roman"/>
          <w:color w:val="000000"/>
        </w:rPr>
        <w:lastRenderedPageBreak/>
        <w:t xml:space="preserve">Amplicons were sequenced in both directions at Eurofins Genomics. Raw sequence data was analyzed and consensus sequences were generated in the </w:t>
      </w:r>
      <w:proofErr w:type="spellStart"/>
      <w:r w:rsidRPr="00261F22">
        <w:rPr>
          <w:rFonts w:ascii="Times New Roman" w:eastAsia="Times New Roman" w:hAnsi="Times New Roman" w:cs="Times New Roman"/>
          <w:color w:val="000000"/>
        </w:rPr>
        <w:t>Geneious</w:t>
      </w:r>
      <w:proofErr w:type="spellEnd"/>
      <w:r w:rsidRPr="00261F22">
        <w:rPr>
          <w:rFonts w:ascii="Times New Roman" w:eastAsia="Times New Roman" w:hAnsi="Times New Roman" w:cs="Times New Roman"/>
          <w:color w:val="000000"/>
        </w:rPr>
        <w:t xml:space="preserve"> v.9.0.5 software platform (Biomatters, Inc). Sequences were compared to reference sequences in GenBank using BLAST. Matches with &gt;98% identity over at least 90% of the sequence length were considered species identifications. DNA barcodes were deposited in GenBank (Table </w:t>
      </w:r>
      <w:r w:rsidR="005B7F5E">
        <w:rPr>
          <w:rFonts w:ascii="Times New Roman" w:eastAsia="Times New Roman" w:hAnsi="Times New Roman" w:cs="Times New Roman"/>
          <w:color w:val="000000"/>
        </w:rPr>
        <w:t>S</w:t>
      </w:r>
      <w:r w:rsidR="0059434E">
        <w:rPr>
          <w:rFonts w:ascii="Times New Roman" w:eastAsia="Times New Roman" w:hAnsi="Times New Roman" w:cs="Times New Roman"/>
          <w:color w:val="000000"/>
        </w:rPr>
        <w:t>2</w:t>
      </w:r>
      <w:r w:rsidRPr="00261F22">
        <w:rPr>
          <w:rFonts w:ascii="Times New Roman" w:eastAsia="Times New Roman" w:hAnsi="Times New Roman" w:cs="Times New Roman"/>
          <w:color w:val="000000"/>
        </w:rPr>
        <w:t>).</w:t>
      </w:r>
    </w:p>
    <w:p w14:paraId="43C5F85C" w14:textId="77777777" w:rsidR="00383583" w:rsidRPr="00AB5A70" w:rsidRDefault="00383583" w:rsidP="00F57934">
      <w:pPr>
        <w:spacing w:line="480" w:lineRule="auto"/>
        <w:rPr>
          <w:rFonts w:ascii="Times New Roman" w:eastAsia="Times New Roman" w:hAnsi="Times New Roman" w:cs="Times New Roman"/>
          <w:b/>
          <w:lang w:val="en-GB"/>
        </w:rPr>
      </w:pPr>
    </w:p>
    <w:p w14:paraId="1CD5CB4C" w14:textId="77777777" w:rsidR="00383583" w:rsidRPr="00AB5A70" w:rsidRDefault="00383583" w:rsidP="00F57934">
      <w:pPr>
        <w:spacing w:line="480" w:lineRule="auto"/>
        <w:rPr>
          <w:rFonts w:ascii="Times New Roman" w:eastAsia="Times New Roman" w:hAnsi="Times New Roman" w:cs="Times New Roman"/>
          <w:b/>
          <w:lang w:val="en-GB"/>
        </w:rPr>
      </w:pPr>
      <w:r w:rsidRPr="00AB5A70">
        <w:rPr>
          <w:rFonts w:ascii="Times New Roman" w:eastAsia="Times New Roman" w:hAnsi="Times New Roman" w:cs="Times New Roman"/>
          <w:b/>
          <w:lang w:val="en-GB"/>
        </w:rPr>
        <w:t>Appendix B. Calculating missing weights using lengths and a hierarchical length-weight regression</w:t>
      </w:r>
    </w:p>
    <w:p w14:paraId="50E4EF56" w14:textId="6A73204A" w:rsidR="00383583" w:rsidRPr="00AB5A70" w:rsidRDefault="00383583" w:rsidP="00F57934">
      <w:pPr>
        <w:shd w:val="clear" w:color="auto" w:fill="FFFFFF"/>
        <w:spacing w:line="480" w:lineRule="auto"/>
        <w:rPr>
          <w:rFonts w:ascii="Times New Roman" w:eastAsia="Times New Roman" w:hAnsi="Times New Roman" w:cs="Times New Roman"/>
          <w:color w:val="222222"/>
          <w:lang w:val="en-GB"/>
        </w:rPr>
      </w:pPr>
      <w:r w:rsidRPr="00AB5A70">
        <w:rPr>
          <w:rFonts w:ascii="Times New Roman" w:eastAsia="Times New Roman" w:hAnsi="Times New Roman" w:cs="Times New Roman"/>
          <w:color w:val="222222"/>
          <w:lang w:val="en-GB"/>
        </w:rPr>
        <w:t>For some individuals, length was measured but not mass, yet the carbon transport model requires fish mass. Moreover, the taxonomic resolution among these samples varied</w:t>
      </w:r>
      <w:r w:rsidRPr="00AB5A70">
        <w:rPr>
          <w:rFonts w:ascii="Times New Roman" w:eastAsia="Times New Roman" w:hAnsi="Times New Roman" w:cs="Times New Roman"/>
          <w:color w:val="4D5156"/>
          <w:highlight w:val="white"/>
          <w:lang w:val="en-GB"/>
        </w:rPr>
        <w:t>—</w:t>
      </w:r>
      <w:r w:rsidRPr="00AB5A70">
        <w:rPr>
          <w:rFonts w:ascii="Times New Roman" w:eastAsia="Times New Roman" w:hAnsi="Times New Roman" w:cs="Times New Roman"/>
          <w:color w:val="222222"/>
          <w:lang w:val="en-GB"/>
        </w:rPr>
        <w:t xml:space="preserve">some were identified to species, others to genus or family. </w:t>
      </w:r>
      <w:proofErr w:type="gramStart"/>
      <w:r w:rsidR="00D61A15">
        <w:rPr>
          <w:rFonts w:ascii="Times New Roman" w:eastAsia="Times New Roman" w:hAnsi="Times New Roman" w:cs="Times New Roman"/>
          <w:color w:val="222222"/>
          <w:lang w:val="en-GB"/>
        </w:rPr>
        <w:t>Thus</w:t>
      </w:r>
      <w:proofErr w:type="gramEnd"/>
      <w:r w:rsidRPr="00AB5A70">
        <w:rPr>
          <w:rFonts w:ascii="Times New Roman" w:eastAsia="Times New Roman" w:hAnsi="Times New Roman" w:cs="Times New Roman"/>
          <w:color w:val="222222"/>
          <w:lang w:val="en-GB"/>
        </w:rPr>
        <w:t xml:space="preserve"> data on length and mass across different taxa</w:t>
      </w:r>
      <w:r w:rsidR="00D61A15">
        <w:rPr>
          <w:rFonts w:ascii="Times New Roman" w:eastAsia="Times New Roman" w:hAnsi="Times New Roman" w:cs="Times New Roman"/>
          <w:color w:val="222222"/>
          <w:lang w:val="en-GB"/>
        </w:rPr>
        <w:t xml:space="preserve"> was used</w:t>
      </w:r>
      <w:r w:rsidR="00D61A15" w:rsidRPr="00AB5A70">
        <w:rPr>
          <w:rFonts w:ascii="Times New Roman" w:eastAsia="Times New Roman" w:hAnsi="Times New Roman" w:cs="Times New Roman"/>
          <w:color w:val="222222"/>
          <w:lang w:val="en-GB"/>
        </w:rPr>
        <w:t xml:space="preserve"> </w:t>
      </w:r>
      <w:r w:rsidRPr="00AB5A70">
        <w:rPr>
          <w:rFonts w:ascii="Times New Roman" w:eastAsia="Times New Roman" w:hAnsi="Times New Roman" w:cs="Times New Roman"/>
          <w:color w:val="222222"/>
          <w:lang w:val="en-GB"/>
        </w:rPr>
        <w:t xml:space="preserve">to estimate length-mass conversation parameters at a range of taxonomic levels.  </w:t>
      </w:r>
    </w:p>
    <w:p w14:paraId="79BE9014" w14:textId="77777777" w:rsidR="00383583" w:rsidRPr="00AB5A70" w:rsidRDefault="00383583" w:rsidP="00F57934">
      <w:pPr>
        <w:shd w:val="clear" w:color="auto" w:fill="FFFFFF"/>
        <w:spacing w:line="480" w:lineRule="auto"/>
        <w:rPr>
          <w:rFonts w:ascii="Times New Roman" w:eastAsia="Times New Roman" w:hAnsi="Times New Roman" w:cs="Times New Roman"/>
          <w:color w:val="222222"/>
          <w:lang w:val="en-GB"/>
        </w:rPr>
      </w:pPr>
    </w:p>
    <w:p w14:paraId="1EAA474E" w14:textId="39D75267" w:rsidR="00383583" w:rsidRPr="00AB5A70" w:rsidRDefault="009B3E32" w:rsidP="00F57934">
      <w:pPr>
        <w:shd w:val="clear" w:color="auto" w:fill="FFFFFF"/>
        <w:spacing w:line="480" w:lineRule="auto"/>
        <w:rPr>
          <w:rFonts w:ascii="Times New Roman" w:eastAsia="Times New Roman" w:hAnsi="Times New Roman" w:cs="Times New Roman"/>
          <w:color w:val="222222"/>
          <w:lang w:val="en-GB"/>
        </w:rPr>
      </w:pPr>
      <w:r>
        <w:rPr>
          <w:rFonts w:ascii="Times New Roman" w:eastAsia="Times New Roman" w:hAnsi="Times New Roman" w:cs="Times New Roman"/>
          <w:color w:val="222222"/>
          <w:lang w:val="en-GB"/>
        </w:rPr>
        <w:t>For this</w:t>
      </w:r>
      <w:r w:rsidR="00383583" w:rsidRPr="00AB5A70">
        <w:rPr>
          <w:rFonts w:ascii="Times New Roman" w:eastAsia="Times New Roman" w:hAnsi="Times New Roman" w:cs="Times New Roman"/>
          <w:color w:val="222222"/>
          <w:lang w:val="en-GB"/>
        </w:rPr>
        <w:t xml:space="preserve"> we used a hierarchical random effects model that estimates traits </w:t>
      </w:r>
      <w:r w:rsidR="00383583" w:rsidRPr="00AB5A70">
        <w:rPr>
          <w:rFonts w:ascii="Times New Roman" w:eastAsia="Times New Roman" w:hAnsi="Times New Roman" w:cs="Times New Roman"/>
          <w:i/>
          <w:color w:val="222222"/>
          <w:lang w:val="en-GB"/>
        </w:rPr>
        <w:t xml:space="preserve">a </w:t>
      </w:r>
      <w:r w:rsidR="00383583" w:rsidRPr="00AB5A70">
        <w:rPr>
          <w:rFonts w:ascii="Times New Roman" w:eastAsia="Times New Roman" w:hAnsi="Times New Roman" w:cs="Times New Roman"/>
          <w:color w:val="222222"/>
          <w:lang w:val="en-GB"/>
        </w:rPr>
        <w:t xml:space="preserve">and </w:t>
      </w:r>
      <w:r w:rsidR="00383583" w:rsidRPr="00AB5A70">
        <w:rPr>
          <w:rFonts w:ascii="Times New Roman" w:eastAsia="Times New Roman" w:hAnsi="Times New Roman" w:cs="Times New Roman"/>
          <w:i/>
          <w:color w:val="222222"/>
          <w:lang w:val="en-GB"/>
        </w:rPr>
        <w:t xml:space="preserve">b </w:t>
      </w:r>
      <w:r w:rsidR="00383583" w:rsidRPr="00AB5A70">
        <w:rPr>
          <w:rFonts w:ascii="Times New Roman" w:eastAsia="Times New Roman" w:hAnsi="Times New Roman" w:cs="Times New Roman"/>
          <w:color w:val="222222"/>
          <w:lang w:val="en-GB"/>
        </w:rPr>
        <w:t xml:space="preserve">in the equation </w:t>
      </w:r>
    </w:p>
    <w:p w14:paraId="057E2E5E" w14:textId="77777777" w:rsidR="00383583" w:rsidRPr="00AB5A70" w:rsidRDefault="00383583" w:rsidP="00F57934">
      <w:pPr>
        <w:shd w:val="clear" w:color="auto" w:fill="FFFFFF"/>
        <w:spacing w:line="480" w:lineRule="auto"/>
        <w:ind w:left="2880"/>
        <w:rPr>
          <w:rFonts w:ascii="Times New Roman" w:eastAsia="Times New Roman" w:hAnsi="Times New Roman" w:cs="Times New Roman"/>
          <w:i/>
          <w:color w:val="222222"/>
          <w:lang w:val="en-GB"/>
        </w:rPr>
      </w:pPr>
      <w:r w:rsidRPr="00AB5A70">
        <w:rPr>
          <w:rFonts w:ascii="Times New Roman" w:eastAsia="Times New Roman" w:hAnsi="Times New Roman" w:cs="Times New Roman"/>
          <w:lang w:val="en-GB"/>
        </w:rPr>
        <w:t xml:space="preserve"> </w:t>
      </w:r>
      <w:r w:rsidRPr="00AB5A70">
        <w:rPr>
          <w:rFonts w:ascii="Times New Roman" w:eastAsia="Times New Roman" w:hAnsi="Times New Roman" w:cs="Times New Roman"/>
          <w:noProof/>
          <w:lang w:val="en-GB"/>
        </w:rPr>
        <w:drawing>
          <wp:inline distT="0" distB="0" distL="0" distR="0" wp14:anchorId="58538A77" wp14:editId="17F3C981">
            <wp:extent cx="2509838" cy="192392"/>
            <wp:effectExtent l="0" t="0" r="0" b="0"/>
            <wp:docPr id="208973068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
                    <a:srcRect/>
                    <a:stretch>
                      <a:fillRect/>
                    </a:stretch>
                  </pic:blipFill>
                  <pic:spPr>
                    <a:xfrm>
                      <a:off x="0" y="0"/>
                      <a:ext cx="2509838" cy="192392"/>
                    </a:xfrm>
                    <a:prstGeom prst="rect">
                      <a:avLst/>
                    </a:prstGeom>
                    <a:ln/>
                  </pic:spPr>
                </pic:pic>
              </a:graphicData>
            </a:graphic>
          </wp:inline>
        </w:drawing>
      </w:r>
      <w:r w:rsidRPr="00AB5A70">
        <w:rPr>
          <w:rFonts w:ascii="Times New Roman" w:eastAsia="Times New Roman" w:hAnsi="Times New Roman" w:cs="Times New Roman"/>
          <w:color w:val="222222"/>
          <w:lang w:val="en-GB"/>
        </w:rPr>
        <w:t xml:space="preserve">  </w:t>
      </w:r>
      <w:r w:rsidRPr="00AB5A70">
        <w:rPr>
          <w:rFonts w:ascii="Times New Roman" w:eastAsia="Times New Roman" w:hAnsi="Times New Roman" w:cs="Times New Roman"/>
          <w:color w:val="222222"/>
          <w:lang w:val="en-GB"/>
        </w:rPr>
        <w:tab/>
      </w:r>
      <w:r w:rsidRPr="00AB5A70">
        <w:rPr>
          <w:rFonts w:ascii="Times New Roman" w:eastAsia="Times New Roman" w:hAnsi="Times New Roman" w:cs="Times New Roman"/>
          <w:color w:val="222222"/>
          <w:lang w:val="en-GB"/>
        </w:rPr>
        <w:tab/>
        <w:t xml:space="preserve">  </w:t>
      </w:r>
      <w:r w:rsidRPr="00AB5A70">
        <w:rPr>
          <w:rFonts w:ascii="Times New Roman" w:eastAsia="Times New Roman" w:hAnsi="Times New Roman" w:cs="Times New Roman"/>
          <w:i/>
          <w:color w:val="222222"/>
          <w:lang w:val="en-GB"/>
        </w:rPr>
        <w:t xml:space="preserve"> (Eq. 3)</w:t>
      </w:r>
    </w:p>
    <w:p w14:paraId="360062D8" w14:textId="1F219DB2" w:rsidR="00383583" w:rsidRPr="00AB5A70" w:rsidRDefault="00383583" w:rsidP="00F57934">
      <w:pPr>
        <w:shd w:val="clear" w:color="auto" w:fill="FFFFFF"/>
        <w:spacing w:line="480" w:lineRule="auto"/>
        <w:rPr>
          <w:rFonts w:ascii="Times New Roman" w:eastAsia="Times New Roman" w:hAnsi="Times New Roman" w:cs="Times New Roman"/>
          <w:color w:val="222222"/>
          <w:lang w:val="en-GB"/>
        </w:rPr>
      </w:pPr>
      <w:r w:rsidRPr="00AB5A70">
        <w:rPr>
          <w:rFonts w:ascii="Times New Roman" w:eastAsia="Times New Roman" w:hAnsi="Times New Roman" w:cs="Times New Roman"/>
          <w:color w:val="222222"/>
          <w:lang w:val="en-GB"/>
        </w:rPr>
        <w:t xml:space="preserve">where </w:t>
      </w:r>
      <w:r w:rsidRPr="00AB5A70">
        <w:rPr>
          <w:rFonts w:ascii="Times New Roman" w:eastAsia="Times New Roman" w:hAnsi="Times New Roman" w:cs="Times New Roman"/>
          <w:i/>
          <w:color w:val="222222"/>
          <w:lang w:val="en-GB"/>
        </w:rPr>
        <w:t xml:space="preserve">a </w:t>
      </w:r>
      <w:r w:rsidRPr="00AB5A70">
        <w:rPr>
          <w:rFonts w:ascii="Times New Roman" w:eastAsia="Times New Roman" w:hAnsi="Times New Roman" w:cs="Times New Roman"/>
          <w:color w:val="222222"/>
          <w:lang w:val="en-GB"/>
        </w:rPr>
        <w:t xml:space="preserve">and </w:t>
      </w:r>
      <w:r w:rsidRPr="00AB5A70">
        <w:rPr>
          <w:rFonts w:ascii="Times New Roman" w:eastAsia="Times New Roman" w:hAnsi="Times New Roman" w:cs="Times New Roman"/>
          <w:i/>
          <w:color w:val="222222"/>
          <w:lang w:val="en-GB"/>
        </w:rPr>
        <w:t xml:space="preserve">b </w:t>
      </w:r>
      <w:r w:rsidRPr="00AB5A70">
        <w:rPr>
          <w:rFonts w:ascii="Times New Roman" w:eastAsia="Times New Roman" w:hAnsi="Times New Roman" w:cs="Times New Roman"/>
          <w:color w:val="222222"/>
          <w:lang w:val="en-GB"/>
        </w:rPr>
        <w:t xml:space="preserve">are traits (the intercept and slope of the equation for log weight, respectively) that vary depending on the taxonomic group </w:t>
      </w:r>
      <w:r w:rsidRPr="00AB5A70">
        <w:rPr>
          <w:rFonts w:ascii="Times New Roman" w:eastAsia="Times New Roman" w:hAnsi="Times New Roman" w:cs="Times New Roman"/>
          <w:i/>
          <w:color w:val="222222"/>
          <w:lang w:val="en-GB"/>
        </w:rPr>
        <w:t>g</w:t>
      </w:r>
      <w:r w:rsidRPr="00AB5A70">
        <w:rPr>
          <w:rFonts w:ascii="Times New Roman" w:eastAsia="Times New Roman" w:hAnsi="Times New Roman" w:cs="Times New Roman"/>
          <w:color w:val="222222"/>
          <w:lang w:val="en-GB"/>
        </w:rPr>
        <w:t xml:space="preserve"> of the individual </w:t>
      </w:r>
      <w:r w:rsidRPr="00AB5A70">
        <w:rPr>
          <w:rFonts w:ascii="Times New Roman" w:eastAsia="Times New Roman" w:hAnsi="Times New Roman" w:cs="Times New Roman"/>
          <w:i/>
          <w:color w:val="222222"/>
          <w:lang w:val="en-GB"/>
        </w:rPr>
        <w:t>i,</w:t>
      </w:r>
      <w:r w:rsidRPr="00AB5A70">
        <w:rPr>
          <w:rFonts w:ascii="Times New Roman" w:eastAsia="Times New Roman" w:hAnsi="Times New Roman" w:cs="Times New Roman"/>
          <w:color w:val="222222"/>
          <w:lang w:val="en-GB"/>
        </w:rPr>
        <w:t xml:space="preserve"> while </w:t>
      </w:r>
      <w:r w:rsidRPr="00AB5A70">
        <w:rPr>
          <w:rFonts w:ascii="Times New Roman" w:eastAsia="Times New Roman" w:hAnsi="Times New Roman" w:cs="Times New Roman"/>
          <w:i/>
          <w:color w:val="222222"/>
          <w:lang w:val="en-GB"/>
        </w:rPr>
        <w:t>W</w:t>
      </w:r>
      <w:r w:rsidRPr="00AB5A70">
        <w:rPr>
          <w:rFonts w:ascii="Times New Roman" w:eastAsia="Times New Roman" w:hAnsi="Times New Roman" w:cs="Times New Roman"/>
          <w:i/>
          <w:color w:val="222222"/>
          <w:vertAlign w:val="subscript"/>
          <w:lang w:val="en-GB"/>
        </w:rPr>
        <w:t>i</w:t>
      </w:r>
      <w:r w:rsidRPr="00AB5A70">
        <w:rPr>
          <w:rFonts w:ascii="Times New Roman" w:eastAsia="Times New Roman" w:hAnsi="Times New Roman" w:cs="Times New Roman"/>
          <w:color w:val="222222"/>
          <w:lang w:val="en-GB"/>
        </w:rPr>
        <w:t xml:space="preserve"> and </w:t>
      </w:r>
      <w:r w:rsidRPr="00AB5A70">
        <w:rPr>
          <w:rFonts w:ascii="Times New Roman" w:eastAsia="Times New Roman" w:hAnsi="Times New Roman" w:cs="Times New Roman"/>
          <w:i/>
          <w:color w:val="222222"/>
          <w:lang w:val="en-GB"/>
        </w:rPr>
        <w:t>L</w:t>
      </w:r>
      <w:r w:rsidRPr="00AB5A70">
        <w:rPr>
          <w:rFonts w:ascii="Times New Roman" w:eastAsia="Times New Roman" w:hAnsi="Times New Roman" w:cs="Times New Roman"/>
          <w:i/>
          <w:color w:val="222222"/>
          <w:vertAlign w:val="subscript"/>
          <w:lang w:val="en-GB"/>
        </w:rPr>
        <w:t>i</w:t>
      </w:r>
      <w:r w:rsidRPr="00AB5A70">
        <w:rPr>
          <w:rFonts w:ascii="Times New Roman" w:eastAsia="Times New Roman" w:hAnsi="Times New Roman" w:cs="Times New Roman"/>
          <w:color w:val="222222"/>
          <w:lang w:val="en-GB"/>
        </w:rPr>
        <w:t xml:space="preserve"> are mass and length for observation </w:t>
      </w:r>
      <w:r w:rsidRPr="00AB5A70">
        <w:rPr>
          <w:rFonts w:ascii="Times New Roman" w:eastAsia="Times New Roman" w:hAnsi="Times New Roman" w:cs="Times New Roman"/>
          <w:i/>
          <w:color w:val="222222"/>
          <w:lang w:val="en-GB"/>
        </w:rPr>
        <w:t xml:space="preserve">i. </w:t>
      </w:r>
      <w:r w:rsidRPr="00AB5A70">
        <w:rPr>
          <w:rFonts w:ascii="Times New Roman" w:eastAsia="Times New Roman" w:hAnsi="Times New Roman" w:cs="Times New Roman"/>
          <w:color w:val="222222"/>
          <w:lang w:val="en-GB"/>
        </w:rPr>
        <w:t xml:space="preserve">This model is described in detail by Thorson et al. (2017) as a multivariate model for trait evolution based on taxonomic trees. Traits are assumed to be random effects </w:t>
      </w:r>
      <w:r w:rsidR="00AB7B91">
        <w:rPr>
          <w:rFonts w:ascii="Times New Roman" w:eastAsia="Times New Roman" w:hAnsi="Times New Roman" w:cs="Times New Roman"/>
          <w:color w:val="222222"/>
          <w:lang w:val="en-GB"/>
        </w:rPr>
        <w:t>each with</w:t>
      </w:r>
      <w:r w:rsidR="00AB7B91" w:rsidRPr="00AB5A70">
        <w:rPr>
          <w:rFonts w:ascii="Times New Roman" w:eastAsia="Times New Roman" w:hAnsi="Times New Roman" w:cs="Times New Roman"/>
          <w:color w:val="222222"/>
          <w:lang w:val="en-GB"/>
        </w:rPr>
        <w:t xml:space="preserve"> </w:t>
      </w:r>
      <w:r w:rsidRPr="00AB5A70">
        <w:rPr>
          <w:rFonts w:ascii="Times New Roman" w:eastAsia="Times New Roman" w:hAnsi="Times New Roman" w:cs="Times New Roman"/>
          <w:color w:val="222222"/>
          <w:lang w:val="en-GB"/>
        </w:rPr>
        <w:t xml:space="preserve">probability based on mean values of the parent taxonomic group (Thorson </w:t>
      </w:r>
      <w:r w:rsidRPr="00AB5A70">
        <w:rPr>
          <w:rFonts w:ascii="Times New Roman" w:eastAsia="Times New Roman" w:hAnsi="Times New Roman" w:cs="Times New Roman"/>
          <w:i/>
          <w:iCs/>
          <w:color w:val="222222"/>
          <w:lang w:val="en-GB"/>
        </w:rPr>
        <w:t>et al</w:t>
      </w:r>
      <w:r w:rsidRPr="00AB5A70">
        <w:rPr>
          <w:rFonts w:ascii="Times New Roman" w:eastAsia="Times New Roman" w:hAnsi="Times New Roman" w:cs="Times New Roman"/>
          <w:color w:val="222222"/>
          <w:lang w:val="en-GB"/>
        </w:rPr>
        <w:t xml:space="preserve">., 2017). </w:t>
      </w:r>
      <w:r w:rsidR="00671C8E">
        <w:rPr>
          <w:rFonts w:ascii="Times New Roman" w:eastAsia="Times New Roman" w:hAnsi="Times New Roman" w:cs="Times New Roman"/>
          <w:color w:val="222222"/>
          <w:lang w:val="en-GB"/>
        </w:rPr>
        <w:t>Thus</w:t>
      </w:r>
      <w:r w:rsidRPr="00AB5A70">
        <w:rPr>
          <w:rFonts w:ascii="Times New Roman" w:eastAsia="Times New Roman" w:hAnsi="Times New Roman" w:cs="Times New Roman"/>
          <w:color w:val="222222"/>
          <w:lang w:val="en-GB"/>
        </w:rPr>
        <w:t xml:space="preserve"> species-level traits are random effects within their genus, genus-level average traits are random effects within their family, and family-level average traits are random effects within their </w:t>
      </w:r>
      <w:r w:rsidRPr="00AB5A70">
        <w:rPr>
          <w:rFonts w:ascii="Times New Roman" w:eastAsia="Times New Roman" w:hAnsi="Times New Roman" w:cs="Times New Roman"/>
          <w:color w:val="222222"/>
          <w:lang w:val="en-GB"/>
        </w:rPr>
        <w:lastRenderedPageBreak/>
        <w:t xml:space="preserve">order. </w:t>
      </w:r>
      <w:r w:rsidR="00671C8E">
        <w:rPr>
          <w:rFonts w:ascii="Times New Roman" w:eastAsia="Times New Roman" w:hAnsi="Times New Roman" w:cs="Times New Roman"/>
          <w:color w:val="222222"/>
          <w:lang w:val="en-GB"/>
        </w:rPr>
        <w:t>W</w:t>
      </w:r>
      <w:r w:rsidRPr="00AB5A70">
        <w:rPr>
          <w:rFonts w:ascii="Times New Roman" w:eastAsia="Times New Roman" w:hAnsi="Times New Roman" w:cs="Times New Roman"/>
          <w:color w:val="222222"/>
          <w:lang w:val="en-GB"/>
        </w:rPr>
        <w:t xml:space="preserve">e then </w:t>
      </w:r>
      <w:r w:rsidR="00671C8E" w:rsidRPr="00AB5A70">
        <w:rPr>
          <w:rFonts w:ascii="Times New Roman" w:eastAsia="Times New Roman" w:hAnsi="Times New Roman" w:cs="Times New Roman"/>
          <w:color w:val="222222"/>
          <w:lang w:val="en-GB"/>
        </w:rPr>
        <w:t>appl</w:t>
      </w:r>
      <w:r w:rsidR="00671C8E">
        <w:rPr>
          <w:rFonts w:ascii="Times New Roman" w:eastAsia="Times New Roman" w:hAnsi="Times New Roman" w:cs="Times New Roman"/>
          <w:color w:val="222222"/>
          <w:lang w:val="en-GB"/>
        </w:rPr>
        <w:t>ied</w:t>
      </w:r>
      <w:r w:rsidR="00671C8E" w:rsidRPr="00AB5A70">
        <w:rPr>
          <w:rFonts w:ascii="Times New Roman" w:eastAsia="Times New Roman" w:hAnsi="Times New Roman" w:cs="Times New Roman"/>
          <w:color w:val="222222"/>
          <w:lang w:val="en-GB"/>
        </w:rPr>
        <w:t xml:space="preserve"> </w:t>
      </w:r>
      <w:r w:rsidRPr="00AB5A70">
        <w:rPr>
          <w:rFonts w:ascii="Times New Roman" w:eastAsia="Times New Roman" w:hAnsi="Times New Roman" w:cs="Times New Roman"/>
          <w:color w:val="222222"/>
          <w:lang w:val="en-GB"/>
        </w:rPr>
        <w:t xml:space="preserve">the length-weight conversion using parameters estimated at the lowest known taxonomic group for all observations where length but not mass was measured. </w:t>
      </w:r>
    </w:p>
    <w:p w14:paraId="47DCC472" w14:textId="77777777" w:rsidR="00383583" w:rsidRPr="00AB5A70" w:rsidRDefault="00383583" w:rsidP="00F57934">
      <w:pPr>
        <w:shd w:val="clear" w:color="auto" w:fill="FFFFFF"/>
        <w:spacing w:line="480" w:lineRule="auto"/>
        <w:rPr>
          <w:rFonts w:ascii="Times New Roman" w:eastAsia="Times New Roman" w:hAnsi="Times New Roman" w:cs="Times New Roman"/>
          <w:color w:val="222222"/>
          <w:lang w:val="en-GB"/>
        </w:rPr>
      </w:pPr>
    </w:p>
    <w:p w14:paraId="7B692A4B" w14:textId="77777777" w:rsidR="00383583" w:rsidRPr="00AB5A70" w:rsidRDefault="00383583" w:rsidP="00F57934">
      <w:pPr>
        <w:pBdr>
          <w:top w:val="nil"/>
          <w:left w:val="nil"/>
          <w:bottom w:val="nil"/>
          <w:right w:val="nil"/>
          <w:between w:val="nil"/>
        </w:pBdr>
        <w:spacing w:after="120" w:line="480" w:lineRule="auto"/>
        <w:rPr>
          <w:rFonts w:ascii="Times New Roman" w:eastAsia="Times New Roman" w:hAnsi="Times New Roman" w:cs="Times New Roman"/>
          <w:b/>
          <w:color w:val="000000"/>
          <w:lang w:val="en-GB"/>
        </w:rPr>
      </w:pPr>
      <w:r w:rsidRPr="00AB5A70">
        <w:rPr>
          <w:rFonts w:ascii="Times New Roman" w:eastAsia="Times New Roman" w:hAnsi="Times New Roman" w:cs="Times New Roman"/>
          <w:b/>
          <w:color w:val="000000"/>
          <w:lang w:val="en-GB"/>
        </w:rPr>
        <w:t>Appendix C. Application of data filtering criteria</w:t>
      </w:r>
    </w:p>
    <w:p w14:paraId="0C887A22" w14:textId="77777777" w:rsidR="00383583" w:rsidRDefault="00383583" w:rsidP="00F57934">
      <w:pPr>
        <w:pBdr>
          <w:top w:val="nil"/>
          <w:left w:val="nil"/>
          <w:bottom w:val="nil"/>
          <w:right w:val="nil"/>
          <w:between w:val="nil"/>
        </w:pBdr>
        <w:spacing w:after="120" w:line="480" w:lineRule="auto"/>
        <w:rPr>
          <w:rFonts w:ascii="Times New Roman" w:eastAsia="Times New Roman" w:hAnsi="Times New Roman" w:cs="Times New Roman"/>
          <w:color w:val="000000"/>
          <w:lang w:val="en-GB"/>
        </w:rPr>
      </w:pPr>
      <w:r w:rsidRPr="00AB5A70">
        <w:rPr>
          <w:rFonts w:ascii="Times New Roman" w:eastAsia="Times New Roman" w:hAnsi="Times New Roman" w:cs="Times New Roman"/>
          <w:color w:val="000000"/>
          <w:lang w:val="en-GB"/>
        </w:rPr>
        <w:t xml:space="preserve">The first data filtering criterion was that we only used tows that successfully fished the intended depth intervals for calculating areal biomass density of migrating versus non-migrating fish taxa, and for identifying migration depths and which taxa undergo diel vertical migration. From the MOCNESS-10, day tows 1 (May 6), 5 (May 13) and 7 (May 17) and night tows 2 (May 6), 4 (May 13), 6 (May 14), 8 (May 17), and 9 (May 18) were used (Fig. </w:t>
      </w:r>
      <w:r w:rsidRPr="00AB5A70">
        <w:rPr>
          <w:rFonts w:ascii="Times New Roman" w:eastAsia="Times New Roman" w:hAnsi="Times New Roman" w:cs="Times New Roman"/>
          <w:lang w:val="en-GB"/>
        </w:rPr>
        <w:t>4</w:t>
      </w:r>
      <w:r w:rsidRPr="00AB5A70">
        <w:rPr>
          <w:rFonts w:ascii="Times New Roman" w:eastAsia="Times New Roman" w:hAnsi="Times New Roman" w:cs="Times New Roman"/>
          <w:color w:val="000000"/>
          <w:lang w:val="en-GB"/>
        </w:rPr>
        <w:t xml:space="preserve">). For the MOCNESS-1, day tows 10 (May 6), 47 (May 17) and 89 (May 26) and night tows 11 (May 7), 48 (May 17) and 90 (May 26) were used (Fig. </w:t>
      </w:r>
      <w:r w:rsidRPr="00AB5A70">
        <w:rPr>
          <w:rFonts w:ascii="Times New Roman" w:eastAsia="Times New Roman" w:hAnsi="Times New Roman" w:cs="Times New Roman"/>
          <w:lang w:val="en-GB"/>
        </w:rPr>
        <w:t>4</w:t>
      </w:r>
      <w:r w:rsidRPr="00AB5A70">
        <w:rPr>
          <w:rFonts w:ascii="Times New Roman" w:eastAsia="Times New Roman" w:hAnsi="Times New Roman" w:cs="Times New Roman"/>
          <w:color w:val="000000"/>
          <w:lang w:val="en-GB"/>
        </w:rPr>
        <w:t xml:space="preserve">). These MOCNESS-1 tows were used in building the vertical distribution plot (Fig. </w:t>
      </w:r>
      <w:r w:rsidRPr="00AB5A70">
        <w:rPr>
          <w:rFonts w:ascii="Times New Roman" w:eastAsia="Times New Roman" w:hAnsi="Times New Roman" w:cs="Times New Roman"/>
          <w:lang w:val="en-GB"/>
        </w:rPr>
        <w:t>6</w:t>
      </w:r>
      <w:r w:rsidRPr="00AB5A70">
        <w:rPr>
          <w:rFonts w:ascii="Times New Roman" w:eastAsia="Times New Roman" w:hAnsi="Times New Roman" w:cs="Times New Roman"/>
          <w:color w:val="000000"/>
          <w:lang w:val="en-GB"/>
        </w:rPr>
        <w:t xml:space="preserve">), because these tows represent three, paired day and night tows that occurred in a similar time and place and thus are appropriate for making day versus night comparisons of biomass and distribution. These tows from the MOCNESS-1 were also more appropriate than the MOCNESS-10 tows to visualize vertical distribution (Fig. </w:t>
      </w:r>
      <w:r w:rsidRPr="00AB5A70">
        <w:rPr>
          <w:rFonts w:ascii="Times New Roman" w:eastAsia="Times New Roman" w:hAnsi="Times New Roman" w:cs="Times New Roman"/>
          <w:lang w:val="en-GB"/>
        </w:rPr>
        <w:t>6</w:t>
      </w:r>
      <w:r w:rsidRPr="00AB5A70">
        <w:rPr>
          <w:rFonts w:ascii="Times New Roman" w:eastAsia="Times New Roman" w:hAnsi="Times New Roman" w:cs="Times New Roman"/>
          <w:color w:val="000000"/>
          <w:lang w:val="en-GB"/>
        </w:rPr>
        <w:t xml:space="preserve">) because the depth strata were higher resolution (8 nets sampling instead of just 4 nets sampling from 0 - 1000 m), and there were more usable day tows (three instead of two). Thus, both day and night catch data were used to identify migration depths and whether fish taxa would be considered migrators or non-migrators in the fish carbon flux model. </w:t>
      </w:r>
    </w:p>
    <w:p w14:paraId="5D08232E" w14:textId="77777777" w:rsidR="00554007" w:rsidRPr="00AB5A70" w:rsidRDefault="00554007" w:rsidP="00F57934">
      <w:pPr>
        <w:pBdr>
          <w:top w:val="nil"/>
          <w:left w:val="nil"/>
          <w:bottom w:val="nil"/>
          <w:right w:val="nil"/>
          <w:between w:val="nil"/>
        </w:pBdr>
        <w:spacing w:after="120" w:line="480" w:lineRule="auto"/>
        <w:rPr>
          <w:rFonts w:ascii="Times New Roman" w:eastAsia="Times New Roman" w:hAnsi="Times New Roman" w:cs="Times New Roman"/>
          <w:color w:val="000000"/>
          <w:lang w:val="en-GB"/>
        </w:rPr>
      </w:pPr>
    </w:p>
    <w:p w14:paraId="6AC219A1" w14:textId="6A07672D" w:rsidR="00383583" w:rsidRPr="00AB5A70" w:rsidRDefault="00383583" w:rsidP="00F57934">
      <w:pPr>
        <w:pBdr>
          <w:top w:val="nil"/>
          <w:left w:val="nil"/>
          <w:bottom w:val="nil"/>
          <w:right w:val="nil"/>
          <w:between w:val="nil"/>
        </w:pBdr>
        <w:spacing w:after="120" w:line="480" w:lineRule="auto"/>
        <w:rPr>
          <w:rFonts w:ascii="Times New Roman" w:eastAsia="Times New Roman" w:hAnsi="Times New Roman" w:cs="Times New Roman"/>
          <w:color w:val="000000"/>
          <w:lang w:val="en-GB"/>
        </w:rPr>
      </w:pPr>
      <w:r w:rsidRPr="00AB5A70">
        <w:rPr>
          <w:rFonts w:ascii="Times New Roman" w:eastAsia="Times New Roman" w:hAnsi="Times New Roman" w:cs="Times New Roman"/>
          <w:color w:val="000000"/>
          <w:lang w:val="en-GB"/>
        </w:rPr>
        <w:t xml:space="preserve">The second data filtering criterion was </w:t>
      </w:r>
      <w:r w:rsidR="002402E6">
        <w:rPr>
          <w:rFonts w:ascii="Times New Roman" w:eastAsia="Times New Roman" w:hAnsi="Times New Roman" w:cs="Times New Roman"/>
          <w:color w:val="000000"/>
          <w:lang w:val="en-GB"/>
        </w:rPr>
        <w:t xml:space="preserve">to </w:t>
      </w:r>
      <w:r w:rsidR="00075D03">
        <w:rPr>
          <w:rFonts w:ascii="Times New Roman" w:eastAsia="Times New Roman" w:hAnsi="Times New Roman" w:cs="Times New Roman"/>
          <w:color w:val="000000"/>
          <w:lang w:val="en-GB"/>
        </w:rPr>
        <w:t>compare</w:t>
      </w:r>
      <w:r w:rsidR="002402E6" w:rsidRPr="00AB5A70">
        <w:rPr>
          <w:rFonts w:ascii="Times New Roman" w:eastAsia="Times New Roman" w:hAnsi="Times New Roman" w:cs="Times New Roman"/>
          <w:color w:val="000000"/>
          <w:lang w:val="en-GB"/>
        </w:rPr>
        <w:t xml:space="preserve"> </w:t>
      </w:r>
      <w:r w:rsidRPr="00AB5A70">
        <w:rPr>
          <w:rFonts w:ascii="Times New Roman" w:eastAsia="Times New Roman" w:hAnsi="Times New Roman" w:cs="Times New Roman"/>
          <w:color w:val="000000"/>
          <w:lang w:val="en-GB"/>
        </w:rPr>
        <w:t xml:space="preserve">day and night tows between net types (MOCNESS-1 and MOCNESS-10) to determine whether there were differences in </w:t>
      </w:r>
      <w:r w:rsidR="00075D03">
        <w:rPr>
          <w:rFonts w:ascii="Times New Roman" w:eastAsia="Times New Roman" w:hAnsi="Times New Roman" w:cs="Times New Roman"/>
          <w:color w:val="000000"/>
          <w:lang w:val="en-GB"/>
        </w:rPr>
        <w:t xml:space="preserve">net </w:t>
      </w:r>
      <w:r w:rsidRPr="00AB5A70">
        <w:rPr>
          <w:rFonts w:ascii="Times New Roman" w:eastAsia="Times New Roman" w:hAnsi="Times New Roman" w:cs="Times New Roman"/>
          <w:color w:val="000000"/>
          <w:lang w:val="en-GB"/>
        </w:rPr>
        <w:t xml:space="preserve">capture efficiency. If catches were similar, </w:t>
      </w:r>
      <w:r w:rsidR="00CE4566">
        <w:rPr>
          <w:rFonts w:ascii="Times New Roman" w:eastAsia="Times New Roman" w:hAnsi="Times New Roman" w:cs="Times New Roman"/>
          <w:color w:val="000000"/>
          <w:lang w:val="en-GB"/>
        </w:rPr>
        <w:t>net types</w:t>
      </w:r>
      <w:r w:rsidR="00CE4566" w:rsidRPr="00AB5A70">
        <w:rPr>
          <w:rFonts w:ascii="Times New Roman" w:eastAsia="Times New Roman" w:hAnsi="Times New Roman" w:cs="Times New Roman"/>
          <w:color w:val="000000"/>
          <w:lang w:val="en-GB"/>
        </w:rPr>
        <w:t xml:space="preserve"> </w:t>
      </w:r>
      <w:r w:rsidRPr="00AB5A70">
        <w:rPr>
          <w:rFonts w:ascii="Times New Roman" w:eastAsia="Times New Roman" w:hAnsi="Times New Roman" w:cs="Times New Roman"/>
          <w:color w:val="000000"/>
          <w:lang w:val="en-GB"/>
        </w:rPr>
        <w:t xml:space="preserve">would be pooled to increase sample size and </w:t>
      </w:r>
      <w:r w:rsidRPr="00AB5A70">
        <w:rPr>
          <w:rFonts w:ascii="Times New Roman" w:eastAsia="Times New Roman" w:hAnsi="Times New Roman" w:cs="Times New Roman"/>
          <w:color w:val="000000"/>
          <w:lang w:val="en-GB"/>
        </w:rPr>
        <w:lastRenderedPageBreak/>
        <w:t xml:space="preserve">generate a more representative sample. Based on catch results by tow (Fig. </w:t>
      </w:r>
      <w:r w:rsidRPr="00AB5A70">
        <w:rPr>
          <w:rFonts w:ascii="Times New Roman" w:eastAsia="Times New Roman" w:hAnsi="Times New Roman" w:cs="Times New Roman"/>
          <w:lang w:val="en-GB"/>
        </w:rPr>
        <w:t>4</w:t>
      </w:r>
      <w:r w:rsidRPr="00AB5A70">
        <w:rPr>
          <w:rFonts w:ascii="Times New Roman" w:eastAsia="Times New Roman" w:hAnsi="Times New Roman" w:cs="Times New Roman"/>
          <w:color w:val="000000"/>
          <w:lang w:val="en-GB"/>
        </w:rPr>
        <w:t>), only the night tows were chosen for further consideration because the MOCNESS-10 had consistently lower catches during the day. The relatively low MOCNESS-10 catches may be due to high net avoidance of this larger net during the day by mesopelagic fishes when there are potentially slightly higher light levels, even at their mesopelagic daytime depths. The MOCNESS-1 catches at night were still higher than the MOCNESS-10 catches at night, after standardization by volume filtered and depth interval sampled (</w:t>
      </w:r>
      <w:r w:rsidRPr="00AB5A70">
        <w:rPr>
          <w:rFonts w:ascii="Times New Roman" w:eastAsia="Times New Roman" w:hAnsi="Times New Roman" w:cs="Times New Roman"/>
          <w:lang w:val="en-GB"/>
        </w:rPr>
        <w:t xml:space="preserve">grams of </w:t>
      </w:r>
      <w:r w:rsidR="008845DE">
        <w:rPr>
          <w:rFonts w:ascii="Times New Roman" w:eastAsia="Times New Roman" w:hAnsi="Times New Roman" w:cs="Times New Roman"/>
          <w:lang w:val="en-GB"/>
        </w:rPr>
        <w:t xml:space="preserve">fish </w:t>
      </w:r>
      <w:r w:rsidRPr="00AB5A70">
        <w:rPr>
          <w:rFonts w:ascii="Times New Roman" w:eastAsia="Times New Roman" w:hAnsi="Times New Roman" w:cs="Times New Roman"/>
          <w:lang w:val="en-GB"/>
        </w:rPr>
        <w:t>wet</w:t>
      </w:r>
      <w:r w:rsidRPr="00AB5A70">
        <w:rPr>
          <w:rFonts w:ascii="Times New Roman" w:eastAsia="Times New Roman" w:hAnsi="Times New Roman" w:cs="Times New Roman"/>
          <w:color w:val="000000"/>
          <w:lang w:val="en-GB"/>
        </w:rPr>
        <w:t xml:space="preserve"> mass per square meter sampled). Night catches were more similar between the two nets. Therefore, only night tows were used for subsequent biomass estimation used in carbon flux calculations. </w:t>
      </w:r>
    </w:p>
    <w:p w14:paraId="335E26EE" w14:textId="77777777" w:rsidR="00383583" w:rsidRPr="00AB5A70" w:rsidRDefault="00383583" w:rsidP="00F57934">
      <w:pPr>
        <w:pBdr>
          <w:top w:val="nil"/>
          <w:left w:val="nil"/>
          <w:bottom w:val="nil"/>
          <w:right w:val="nil"/>
          <w:between w:val="nil"/>
        </w:pBdr>
        <w:spacing w:after="120" w:line="480" w:lineRule="auto"/>
        <w:rPr>
          <w:rFonts w:ascii="Times New Roman" w:eastAsia="Times New Roman" w:hAnsi="Times New Roman" w:cs="Times New Roman"/>
          <w:color w:val="000000"/>
          <w:lang w:val="en-GB"/>
        </w:rPr>
      </w:pPr>
    </w:p>
    <w:p w14:paraId="3E085273" w14:textId="18406C91" w:rsidR="00383583" w:rsidRPr="00AB5A70" w:rsidRDefault="00383583" w:rsidP="00F57934">
      <w:pPr>
        <w:pBdr>
          <w:top w:val="nil"/>
          <w:left w:val="nil"/>
          <w:bottom w:val="nil"/>
          <w:right w:val="nil"/>
          <w:between w:val="nil"/>
        </w:pBdr>
        <w:spacing w:after="120" w:line="480" w:lineRule="auto"/>
        <w:rPr>
          <w:rFonts w:ascii="Times New Roman" w:eastAsia="Times New Roman" w:hAnsi="Times New Roman" w:cs="Times New Roman"/>
          <w:color w:val="000000"/>
          <w:lang w:val="en-GB"/>
        </w:rPr>
      </w:pPr>
      <w:r w:rsidRPr="00AB5A70">
        <w:rPr>
          <w:rFonts w:ascii="Times New Roman" w:eastAsia="Times New Roman" w:hAnsi="Times New Roman" w:cs="Times New Roman"/>
          <w:color w:val="000000"/>
          <w:lang w:val="en-GB"/>
        </w:rPr>
        <w:t>The third criterion for data filtering was to include as many fish taxa and as high a percentage of the total catch as possible within the bounds of our data limitations</w:t>
      </w:r>
      <w:r w:rsidR="007A3EAB">
        <w:rPr>
          <w:rFonts w:ascii="Times New Roman" w:eastAsia="Times New Roman" w:hAnsi="Times New Roman" w:cs="Times New Roman"/>
          <w:color w:val="000000"/>
          <w:lang w:val="en-GB"/>
        </w:rPr>
        <w:t xml:space="preserve"> to</w:t>
      </w:r>
      <w:r w:rsidRPr="00AB5A70">
        <w:rPr>
          <w:rFonts w:ascii="Times New Roman" w:eastAsia="Times New Roman" w:hAnsi="Times New Roman" w:cs="Times New Roman"/>
          <w:color w:val="000000"/>
          <w:lang w:val="en-GB"/>
        </w:rPr>
        <w:t xml:space="preserve"> focus the analysis on the most abundant taxa. The highest taxonomic resolution available for most fish was family level. The exceptions were the fish sorted and flash frozen at sea aboard the R/V </w:t>
      </w:r>
      <w:r w:rsidRPr="00AB5A70">
        <w:rPr>
          <w:rFonts w:ascii="Times New Roman" w:eastAsia="Times New Roman" w:hAnsi="Times New Roman" w:cs="Times New Roman"/>
          <w:i/>
          <w:color w:val="000000"/>
          <w:lang w:val="en-GB"/>
        </w:rPr>
        <w:t xml:space="preserve">Sarmiento de Gamboa </w:t>
      </w:r>
      <w:r w:rsidRPr="00AB5A70">
        <w:rPr>
          <w:rFonts w:ascii="Times New Roman" w:eastAsia="Times New Roman" w:hAnsi="Times New Roman" w:cs="Times New Roman"/>
          <w:color w:val="000000"/>
          <w:lang w:val="en-GB"/>
        </w:rPr>
        <w:t xml:space="preserve">from the MOCNESS-10 catch, as these were processed individually with morphological identification and, in many cases, genetic barcoding. Based on these results, fish of the families Myctophidae, Gonostomatidae, and Sternoptychidae made up </w:t>
      </w:r>
      <w:r w:rsidR="004244FE">
        <w:rPr>
          <w:rFonts w:ascii="Times New Roman" w:eastAsia="Times New Roman" w:hAnsi="Times New Roman" w:cs="Times New Roman"/>
          <w:color w:val="000000"/>
          <w:lang w:val="en-GB"/>
        </w:rPr>
        <w:t>~</w:t>
      </w:r>
      <w:r w:rsidRPr="00AB5A70">
        <w:rPr>
          <w:rFonts w:ascii="Times New Roman" w:eastAsia="Times New Roman" w:hAnsi="Times New Roman" w:cs="Times New Roman"/>
          <w:color w:val="000000"/>
          <w:lang w:val="en-GB"/>
        </w:rPr>
        <w:t>9</w:t>
      </w:r>
      <w:r w:rsidR="004244FE">
        <w:rPr>
          <w:rFonts w:ascii="Times New Roman" w:eastAsia="Times New Roman" w:hAnsi="Times New Roman" w:cs="Times New Roman"/>
          <w:color w:val="000000"/>
          <w:lang w:val="en-GB"/>
        </w:rPr>
        <w:t>0</w:t>
      </w:r>
      <w:r w:rsidRPr="00AB5A70">
        <w:rPr>
          <w:rFonts w:ascii="Times New Roman" w:eastAsia="Times New Roman" w:hAnsi="Times New Roman" w:cs="Times New Roman"/>
          <w:color w:val="000000"/>
          <w:lang w:val="en-GB"/>
        </w:rPr>
        <w:t>% of the catch. We focus</w:t>
      </w:r>
      <w:r w:rsidR="00AC4B66">
        <w:rPr>
          <w:rFonts w:ascii="Times New Roman" w:eastAsia="Times New Roman" w:hAnsi="Times New Roman" w:cs="Times New Roman"/>
          <w:color w:val="000000"/>
          <w:lang w:val="en-GB"/>
        </w:rPr>
        <w:t>ed</w:t>
      </w:r>
      <w:r w:rsidRPr="00AB5A70">
        <w:rPr>
          <w:rFonts w:ascii="Times New Roman" w:eastAsia="Times New Roman" w:hAnsi="Times New Roman" w:cs="Times New Roman"/>
          <w:color w:val="000000"/>
          <w:lang w:val="en-GB"/>
        </w:rPr>
        <w:t xml:space="preserve"> the rest of the analysis on fish of these three families for the following reasons</w:t>
      </w:r>
      <w:r w:rsidR="00AC4B66">
        <w:rPr>
          <w:rFonts w:ascii="Times New Roman" w:eastAsia="Times New Roman" w:hAnsi="Times New Roman" w:cs="Times New Roman"/>
          <w:color w:val="000000"/>
          <w:lang w:val="en-GB"/>
        </w:rPr>
        <w:t>:</w:t>
      </w:r>
      <w:r w:rsidR="00AC4B66" w:rsidRPr="00AB5A70">
        <w:rPr>
          <w:rFonts w:ascii="Times New Roman" w:eastAsia="Times New Roman" w:hAnsi="Times New Roman" w:cs="Times New Roman"/>
          <w:color w:val="000000"/>
          <w:lang w:val="en-GB"/>
        </w:rPr>
        <w:t xml:space="preserve"> </w:t>
      </w:r>
      <w:r w:rsidRPr="00AB5A70">
        <w:rPr>
          <w:rFonts w:ascii="Times New Roman" w:eastAsia="Times New Roman" w:hAnsi="Times New Roman" w:cs="Times New Roman"/>
          <w:color w:val="000000"/>
          <w:lang w:val="en-GB"/>
        </w:rPr>
        <w:t xml:space="preserve">First, the weights of many individuals were estimated using empirical length-weight regression models fit to cruise data for each family, which could only be done reliably on the more abundant families. Second, some of the rarer taxa (e.g., Alepocephalidae and Melamphaidae) tended to include larger individuals, which may be more likely to be piscivorous than zooplanktivorous. We restricted the scope of this analysis to fishes that are mainly zooplanktivorous because these were the vast </w:t>
      </w:r>
      <w:r w:rsidRPr="00AB5A70">
        <w:rPr>
          <w:rFonts w:ascii="Times New Roman" w:eastAsia="Times New Roman" w:hAnsi="Times New Roman" w:cs="Times New Roman"/>
          <w:color w:val="000000"/>
          <w:lang w:val="en-GB"/>
        </w:rPr>
        <w:lastRenderedPageBreak/>
        <w:t>majority of fishes in our catches, and because this avoided double-counting fish-mediated carbon flux that would appear in the mortality flux of prey individuals as well as the egestion, specific dynamic action, excretion and respiration fluxes of fish predators at higher trophic levels. Finally, determin</w:t>
      </w:r>
      <w:r w:rsidR="00B74B32">
        <w:rPr>
          <w:rFonts w:ascii="Times New Roman" w:eastAsia="Times New Roman" w:hAnsi="Times New Roman" w:cs="Times New Roman"/>
          <w:color w:val="000000"/>
          <w:lang w:val="en-GB"/>
        </w:rPr>
        <w:t>ing</w:t>
      </w:r>
      <w:r w:rsidRPr="00AB5A70">
        <w:rPr>
          <w:rFonts w:ascii="Times New Roman" w:eastAsia="Times New Roman" w:hAnsi="Times New Roman" w:cs="Times New Roman"/>
          <w:color w:val="000000"/>
          <w:lang w:val="en-GB"/>
        </w:rPr>
        <w:t xml:space="preserve"> which taxa were vertical migrators versus non-migrators from the cruise data (Fig. </w:t>
      </w:r>
      <w:r w:rsidRPr="00AB5A70">
        <w:rPr>
          <w:rFonts w:ascii="Times New Roman" w:eastAsia="Times New Roman" w:hAnsi="Times New Roman" w:cs="Times New Roman"/>
          <w:lang w:val="en-GB"/>
        </w:rPr>
        <w:t>6</w:t>
      </w:r>
      <w:r w:rsidRPr="00AB5A70">
        <w:rPr>
          <w:rFonts w:ascii="Times New Roman" w:eastAsia="Times New Roman" w:hAnsi="Times New Roman" w:cs="Times New Roman"/>
          <w:color w:val="000000"/>
          <w:lang w:val="en-GB"/>
        </w:rPr>
        <w:t>)</w:t>
      </w:r>
      <w:r w:rsidR="00B74B32">
        <w:rPr>
          <w:rFonts w:ascii="Times New Roman" w:eastAsia="Times New Roman" w:hAnsi="Times New Roman" w:cs="Times New Roman"/>
          <w:color w:val="000000"/>
          <w:lang w:val="en-GB"/>
        </w:rPr>
        <w:t xml:space="preserve"> was most </w:t>
      </w:r>
      <w:r w:rsidRPr="00AB5A70">
        <w:rPr>
          <w:rFonts w:ascii="Times New Roman" w:eastAsia="Times New Roman" w:hAnsi="Times New Roman" w:cs="Times New Roman"/>
          <w:color w:val="000000"/>
          <w:lang w:val="en-GB"/>
        </w:rPr>
        <w:t>reliabl</w:t>
      </w:r>
      <w:r w:rsidR="00B74B32">
        <w:rPr>
          <w:rFonts w:ascii="Times New Roman" w:eastAsia="Times New Roman" w:hAnsi="Times New Roman" w:cs="Times New Roman"/>
          <w:color w:val="000000"/>
          <w:lang w:val="en-GB"/>
        </w:rPr>
        <w:t>e</w:t>
      </w:r>
      <w:r w:rsidRPr="00AB5A70">
        <w:rPr>
          <w:rFonts w:ascii="Times New Roman" w:eastAsia="Times New Roman" w:hAnsi="Times New Roman" w:cs="Times New Roman"/>
          <w:color w:val="000000"/>
          <w:lang w:val="en-GB"/>
        </w:rPr>
        <w:t xml:space="preserve"> for abundant taxa </w:t>
      </w:r>
      <w:r w:rsidR="00B74B32">
        <w:rPr>
          <w:rFonts w:ascii="Times New Roman" w:eastAsia="Times New Roman" w:hAnsi="Times New Roman" w:cs="Times New Roman"/>
          <w:color w:val="000000"/>
          <w:lang w:val="en-GB"/>
        </w:rPr>
        <w:t>with</w:t>
      </w:r>
      <w:r w:rsidRPr="00AB5A70">
        <w:rPr>
          <w:rFonts w:ascii="Times New Roman" w:eastAsia="Times New Roman" w:hAnsi="Times New Roman" w:cs="Times New Roman"/>
          <w:color w:val="000000"/>
          <w:lang w:val="en-GB"/>
        </w:rPr>
        <w:t xml:space="preserve"> higher sample sizes. </w:t>
      </w:r>
    </w:p>
    <w:p w14:paraId="604FE562" w14:textId="77777777" w:rsidR="00383583" w:rsidRPr="00AB5A70" w:rsidRDefault="00383583" w:rsidP="00F57934">
      <w:pPr>
        <w:shd w:val="clear" w:color="auto" w:fill="FFFFFF"/>
        <w:spacing w:line="480" w:lineRule="auto"/>
        <w:rPr>
          <w:rFonts w:ascii="Times New Roman" w:eastAsia="Times New Roman" w:hAnsi="Times New Roman" w:cs="Times New Roman"/>
          <w:color w:val="222222"/>
          <w:lang w:val="en-GB"/>
        </w:rPr>
      </w:pPr>
    </w:p>
    <w:p w14:paraId="04B29F83" w14:textId="21CBFF19" w:rsidR="00383583" w:rsidRPr="00AB5A70" w:rsidRDefault="00383583" w:rsidP="00F57934">
      <w:pPr>
        <w:shd w:val="clear" w:color="auto" w:fill="FFFFFF"/>
        <w:spacing w:line="480" w:lineRule="auto"/>
        <w:rPr>
          <w:rFonts w:ascii="Times New Roman" w:eastAsia="Times New Roman" w:hAnsi="Times New Roman" w:cs="Times New Roman"/>
          <w:b/>
          <w:color w:val="222222"/>
          <w:lang w:val="en-GB"/>
        </w:rPr>
      </w:pPr>
      <w:r w:rsidRPr="00AB5A70">
        <w:rPr>
          <w:rFonts w:ascii="Times New Roman" w:eastAsia="Times New Roman" w:hAnsi="Times New Roman" w:cs="Times New Roman"/>
          <w:b/>
          <w:color w:val="222222"/>
          <w:lang w:val="en-GB"/>
        </w:rPr>
        <w:t>Appendix D. Table of fish-mediated carbon flux parameter values used in the carbon flux model</w:t>
      </w:r>
    </w:p>
    <w:p w14:paraId="539E294C" w14:textId="077FC099" w:rsidR="00383583" w:rsidRDefault="00383583" w:rsidP="00F57934">
      <w:pPr>
        <w:keepNext/>
        <w:pBdr>
          <w:top w:val="nil"/>
          <w:left w:val="nil"/>
          <w:bottom w:val="nil"/>
          <w:right w:val="nil"/>
          <w:between w:val="nil"/>
        </w:pBdr>
        <w:spacing w:after="120" w:line="480" w:lineRule="auto"/>
        <w:rPr>
          <w:rFonts w:ascii="Times New Roman" w:eastAsia="Times New Roman" w:hAnsi="Times New Roman" w:cs="Times New Roman"/>
          <w:color w:val="000000"/>
          <w:lang w:val="en-GB"/>
        </w:rPr>
      </w:pPr>
      <w:r w:rsidRPr="00AB5A70">
        <w:rPr>
          <w:rFonts w:ascii="Times New Roman" w:eastAsia="Times New Roman" w:hAnsi="Times New Roman" w:cs="Times New Roman"/>
          <w:color w:val="000000"/>
          <w:lang w:val="en-GB"/>
        </w:rPr>
        <w:t xml:space="preserve">Parameters used in the carbon flux model are provided in </w:t>
      </w:r>
      <w:r w:rsidR="004D47E3">
        <w:rPr>
          <w:rFonts w:ascii="Times New Roman" w:eastAsia="Times New Roman" w:hAnsi="Times New Roman" w:cs="Times New Roman"/>
          <w:color w:val="000000"/>
          <w:lang w:val="en-GB"/>
        </w:rPr>
        <w:t>Table S1</w:t>
      </w:r>
      <w:r w:rsidRPr="00AB5A70">
        <w:rPr>
          <w:rFonts w:ascii="Times New Roman" w:eastAsia="Times New Roman" w:hAnsi="Times New Roman" w:cs="Times New Roman"/>
          <w:color w:val="000000"/>
          <w:lang w:val="en-GB"/>
        </w:rPr>
        <w:t xml:space="preserve"> with their </w:t>
      </w:r>
      <w:r w:rsidR="004D47E3">
        <w:rPr>
          <w:rFonts w:ascii="Times New Roman" w:eastAsia="Times New Roman" w:hAnsi="Times New Roman" w:cs="Times New Roman"/>
          <w:color w:val="000000"/>
          <w:lang w:val="en-GB"/>
        </w:rPr>
        <w:t>nominal</w:t>
      </w:r>
      <w:r w:rsidRPr="00AB5A70">
        <w:rPr>
          <w:rFonts w:ascii="Times New Roman" w:eastAsia="Times New Roman" w:hAnsi="Times New Roman" w:cs="Times New Roman"/>
          <w:color w:val="000000"/>
          <w:lang w:val="en-GB"/>
        </w:rPr>
        <w:t xml:space="preserve"> value, allowed range, units, and citation where applicable. Parameters without mean values were calculated rather than entered as inputs. Parameters without ranges were entered as a constant rather than allowing the value to range in the sensitivity analysis. Parameters without units are unitless. Parameters apply to both vertically migrating (VM) fishes like myctophids and hatchetfish and to non-migrating (NM) fishes like bristlemouths, unless otherwise noted. The abbreviation W stands for wet weight, DW for wet weight, and SDA for specific dynamic action.</w:t>
      </w:r>
    </w:p>
    <w:p w14:paraId="28CD4882" w14:textId="77777777" w:rsidR="00F57934" w:rsidRDefault="00F57934" w:rsidP="00F57934">
      <w:pPr>
        <w:keepNext/>
        <w:pBdr>
          <w:top w:val="nil"/>
          <w:left w:val="nil"/>
          <w:bottom w:val="nil"/>
          <w:right w:val="nil"/>
          <w:between w:val="nil"/>
        </w:pBdr>
        <w:spacing w:after="120" w:line="480" w:lineRule="auto"/>
        <w:rPr>
          <w:rFonts w:ascii="Times New Roman" w:eastAsia="Times New Roman" w:hAnsi="Times New Roman" w:cs="Times New Roman"/>
          <w:color w:val="000000"/>
          <w:lang w:val="en-GB"/>
        </w:rPr>
      </w:pPr>
    </w:p>
    <w:p w14:paraId="6431F531" w14:textId="524E041F" w:rsidR="00F57934" w:rsidRPr="00B10824" w:rsidRDefault="00F57934" w:rsidP="00B10824">
      <w:pPr>
        <w:pStyle w:val="TableCaption"/>
        <w:spacing w:line="480" w:lineRule="auto"/>
        <w:rPr>
          <w:rFonts w:ascii="Times New Roman" w:hAnsi="Times New Roman" w:cs="Times New Roman"/>
          <w:lang w:val="en-GB"/>
        </w:rPr>
      </w:pPr>
      <w:r>
        <w:rPr>
          <w:rFonts w:ascii="Times New Roman" w:eastAsia="Times New Roman" w:hAnsi="Times New Roman" w:cs="Times New Roman"/>
          <w:color w:val="000000"/>
          <w:lang w:val="en-GB"/>
        </w:rPr>
        <w:t xml:space="preserve">Table S1. </w:t>
      </w:r>
      <w:r w:rsidR="002A3F53">
        <w:rPr>
          <w:rFonts w:ascii="Times New Roman" w:hAnsi="Times New Roman" w:cs="Times New Roman"/>
          <w:lang w:val="en-GB"/>
        </w:rPr>
        <w:t>Parameters used for calculating fish-mediated carbon flux. Parameters are shown</w:t>
      </w:r>
      <w:r w:rsidR="002A3F53" w:rsidRPr="005F3B70">
        <w:rPr>
          <w:rFonts w:ascii="Times New Roman" w:hAnsi="Times New Roman" w:cs="Times New Roman"/>
          <w:lang w:val="en-GB"/>
        </w:rPr>
        <w:t xml:space="preserve"> with their mean (nominal) value, range, units, and </w:t>
      </w:r>
      <w:r w:rsidR="002A3F53">
        <w:rPr>
          <w:rFonts w:ascii="Times New Roman" w:hAnsi="Times New Roman" w:cs="Times New Roman"/>
          <w:lang w:val="en-GB"/>
        </w:rPr>
        <w:t>associated reference</w:t>
      </w:r>
      <w:r w:rsidR="002A3F53" w:rsidRPr="005F3B70">
        <w:rPr>
          <w:rFonts w:ascii="Times New Roman" w:hAnsi="Times New Roman" w:cs="Times New Roman"/>
          <w:lang w:val="en-GB"/>
        </w:rPr>
        <w:t xml:space="preserve">. Blank </w:t>
      </w:r>
      <w:r w:rsidR="002A3F53">
        <w:rPr>
          <w:rFonts w:ascii="Times New Roman" w:hAnsi="Times New Roman" w:cs="Times New Roman"/>
          <w:lang w:val="en-GB"/>
        </w:rPr>
        <w:t>nominal</w:t>
      </w:r>
      <w:r w:rsidR="00E76186">
        <w:rPr>
          <w:rFonts w:ascii="Times New Roman" w:hAnsi="Times New Roman" w:cs="Times New Roman"/>
          <w:lang w:val="en-GB"/>
        </w:rPr>
        <w:t xml:space="preserve"> (often the mean)</w:t>
      </w:r>
      <w:r w:rsidR="002A3F53">
        <w:rPr>
          <w:rFonts w:ascii="Times New Roman" w:hAnsi="Times New Roman" w:cs="Times New Roman"/>
          <w:lang w:val="en-GB"/>
        </w:rPr>
        <w:t xml:space="preserve"> </w:t>
      </w:r>
      <w:r w:rsidR="002A3F53" w:rsidRPr="005F3B70">
        <w:rPr>
          <w:rFonts w:ascii="Times New Roman" w:hAnsi="Times New Roman" w:cs="Times New Roman"/>
          <w:lang w:val="en-GB"/>
        </w:rPr>
        <w:t xml:space="preserve">values indicate </w:t>
      </w:r>
      <w:r w:rsidR="00E76186">
        <w:rPr>
          <w:rFonts w:ascii="Times New Roman" w:hAnsi="Times New Roman" w:cs="Times New Roman"/>
          <w:lang w:val="en-GB"/>
        </w:rPr>
        <w:t xml:space="preserve">that this parameter was calculated based on </w:t>
      </w:r>
      <w:r w:rsidR="00557CCA">
        <w:rPr>
          <w:rFonts w:ascii="Times New Roman" w:hAnsi="Times New Roman" w:cs="Times New Roman"/>
          <w:lang w:val="en-GB"/>
        </w:rPr>
        <w:t>another</w:t>
      </w:r>
      <w:r w:rsidR="00E76186">
        <w:rPr>
          <w:rFonts w:ascii="Times New Roman" w:hAnsi="Times New Roman" w:cs="Times New Roman"/>
          <w:lang w:val="en-GB"/>
        </w:rPr>
        <w:t xml:space="preserve"> parameter. B</w:t>
      </w:r>
      <w:r w:rsidR="002A3F53" w:rsidRPr="005F3B70">
        <w:rPr>
          <w:rFonts w:ascii="Times New Roman" w:hAnsi="Times New Roman" w:cs="Times New Roman"/>
          <w:lang w:val="en-GB"/>
        </w:rPr>
        <w:t xml:space="preserve">lank ranges indicate that the value entered is a constant and </w:t>
      </w:r>
      <w:r w:rsidR="00E76186">
        <w:rPr>
          <w:rFonts w:ascii="Times New Roman" w:hAnsi="Times New Roman" w:cs="Times New Roman"/>
          <w:lang w:val="en-GB"/>
        </w:rPr>
        <w:t>does not</w:t>
      </w:r>
      <w:r w:rsidR="002A3F53" w:rsidRPr="005F3B70">
        <w:rPr>
          <w:rFonts w:ascii="Times New Roman" w:hAnsi="Times New Roman" w:cs="Times New Roman"/>
          <w:lang w:val="en-GB"/>
        </w:rPr>
        <w:t xml:space="preserve"> vary in </w:t>
      </w:r>
      <w:r w:rsidR="00E76186">
        <w:rPr>
          <w:rFonts w:ascii="Times New Roman" w:hAnsi="Times New Roman" w:cs="Times New Roman"/>
          <w:lang w:val="en-GB"/>
        </w:rPr>
        <w:t xml:space="preserve">the </w:t>
      </w:r>
      <w:r w:rsidR="002A3F53" w:rsidRPr="005F3B70">
        <w:rPr>
          <w:rFonts w:ascii="Times New Roman" w:hAnsi="Times New Roman" w:cs="Times New Roman"/>
          <w:lang w:val="en-GB"/>
        </w:rPr>
        <w:t>sensitivity analyses</w:t>
      </w:r>
      <w:r w:rsidR="00BC5539">
        <w:rPr>
          <w:rFonts w:ascii="Times New Roman" w:hAnsi="Times New Roman" w:cs="Times New Roman"/>
          <w:lang w:val="en-GB"/>
        </w:rPr>
        <w:t xml:space="preserve">. </w:t>
      </w:r>
      <w:r w:rsidR="00BC5539">
        <w:rPr>
          <w:rFonts w:ascii="Times New Roman" w:hAnsi="Times New Roman" w:cs="Times New Roman"/>
          <w:lang w:val="en-GB"/>
        </w:rPr>
        <w:lastRenderedPageBreak/>
        <w:t>B</w:t>
      </w:r>
      <w:r w:rsidR="002A3F53" w:rsidRPr="005F3B70">
        <w:rPr>
          <w:rFonts w:ascii="Times New Roman" w:hAnsi="Times New Roman" w:cs="Times New Roman"/>
          <w:lang w:val="en-GB"/>
        </w:rPr>
        <w:t xml:space="preserve">lank units indicate </w:t>
      </w:r>
      <w:r w:rsidR="00BC5539">
        <w:rPr>
          <w:rFonts w:ascii="Times New Roman" w:hAnsi="Times New Roman" w:cs="Times New Roman"/>
          <w:lang w:val="en-GB"/>
        </w:rPr>
        <w:t>unitless parameters</w:t>
      </w:r>
      <w:r w:rsidR="002A3F53" w:rsidRPr="005F3B70">
        <w:rPr>
          <w:rFonts w:ascii="Times New Roman" w:hAnsi="Times New Roman" w:cs="Times New Roman"/>
          <w:lang w:val="en-GB"/>
        </w:rPr>
        <w:t xml:space="preserve">. </w:t>
      </w:r>
      <w:r w:rsidR="0091531E">
        <w:rPr>
          <w:rFonts w:ascii="Times New Roman" w:hAnsi="Times New Roman" w:cs="Times New Roman"/>
          <w:lang w:val="en-GB"/>
        </w:rPr>
        <w:t>The abbreviation</w:t>
      </w:r>
      <w:r w:rsidR="002A3F53" w:rsidRPr="005F3B70">
        <w:rPr>
          <w:rFonts w:ascii="Times New Roman" w:hAnsi="Times New Roman" w:cs="Times New Roman"/>
          <w:lang w:val="en-GB"/>
        </w:rPr>
        <w:t xml:space="preserve"> W </w:t>
      </w:r>
      <w:r w:rsidR="0091531E">
        <w:rPr>
          <w:rFonts w:ascii="Times New Roman" w:hAnsi="Times New Roman" w:cs="Times New Roman"/>
          <w:lang w:val="en-GB"/>
        </w:rPr>
        <w:t>is used for</w:t>
      </w:r>
      <w:r w:rsidR="002A3F53" w:rsidRPr="005F3B70">
        <w:rPr>
          <w:rFonts w:ascii="Times New Roman" w:hAnsi="Times New Roman" w:cs="Times New Roman"/>
          <w:lang w:val="en-GB"/>
        </w:rPr>
        <w:t xml:space="preserve"> wet weight, DW </w:t>
      </w:r>
      <w:r w:rsidR="0091531E">
        <w:rPr>
          <w:rFonts w:ascii="Times New Roman" w:hAnsi="Times New Roman" w:cs="Times New Roman"/>
          <w:lang w:val="en-GB"/>
        </w:rPr>
        <w:t>for</w:t>
      </w:r>
      <w:r w:rsidR="002A3F53" w:rsidRPr="005F3B70">
        <w:rPr>
          <w:rFonts w:ascii="Times New Roman" w:hAnsi="Times New Roman" w:cs="Times New Roman"/>
          <w:lang w:val="en-GB"/>
        </w:rPr>
        <w:t xml:space="preserve"> wet weight,</w:t>
      </w:r>
      <w:r w:rsidR="00D167CF">
        <w:rPr>
          <w:rFonts w:ascii="Times New Roman" w:hAnsi="Times New Roman" w:cs="Times New Roman"/>
          <w:lang w:val="en-GB"/>
        </w:rPr>
        <w:t xml:space="preserve"> and</w:t>
      </w:r>
      <w:r w:rsidR="0091531E">
        <w:rPr>
          <w:rFonts w:ascii="Times New Roman" w:hAnsi="Times New Roman" w:cs="Times New Roman"/>
          <w:lang w:val="en-GB"/>
        </w:rPr>
        <w:t xml:space="preserve"> </w:t>
      </w:r>
      <w:r w:rsidR="002A3F53" w:rsidRPr="005F3B70">
        <w:rPr>
          <w:rFonts w:ascii="Times New Roman" w:hAnsi="Times New Roman" w:cs="Times New Roman"/>
          <w:lang w:val="en-GB"/>
        </w:rPr>
        <w:t xml:space="preserve">SDA </w:t>
      </w:r>
      <w:r w:rsidR="0091531E">
        <w:rPr>
          <w:rFonts w:ascii="Times New Roman" w:hAnsi="Times New Roman" w:cs="Times New Roman"/>
          <w:lang w:val="en-GB"/>
        </w:rPr>
        <w:t>for</w:t>
      </w:r>
      <w:r w:rsidR="002A3F53" w:rsidRPr="005F3B70">
        <w:rPr>
          <w:rFonts w:ascii="Times New Roman" w:hAnsi="Times New Roman" w:cs="Times New Roman"/>
          <w:lang w:val="en-GB"/>
        </w:rPr>
        <w:t xml:space="preserve"> specific dynamic action</w:t>
      </w:r>
      <w:r w:rsidR="00D167CF">
        <w:rPr>
          <w:rFonts w:ascii="Times New Roman" w:hAnsi="Times New Roman" w:cs="Times New Roman"/>
          <w:lang w:val="en-GB"/>
        </w:rPr>
        <w:t>.</w:t>
      </w:r>
      <w:r w:rsidR="00B10824">
        <w:rPr>
          <w:rFonts w:ascii="Times New Roman" w:hAnsi="Times New Roman" w:cs="Times New Roman"/>
          <w:lang w:val="en-GB"/>
        </w:rPr>
        <w:t xml:space="preserve"> </w:t>
      </w:r>
      <w:del w:id="24" w:author="Helena I Mcmonagle" w:date="2024-09-29T21:35:00Z" w16du:dateUtc="2024-09-30T04:35:00Z">
        <w:r w:rsidR="00B10824" w:rsidDel="00525F05">
          <w:rPr>
            <w:rFonts w:ascii="Times New Roman" w:hAnsi="Times New Roman" w:cs="Times New Roman"/>
            <w:lang w:val="en-GB"/>
          </w:rPr>
          <w:delText>d</w:delText>
        </w:r>
      </w:del>
    </w:p>
    <w:tbl>
      <w:tblPr>
        <w:tblStyle w:val="3"/>
        <w:tblW w:w="10713" w:type="dxa"/>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720"/>
        <w:gridCol w:w="2936"/>
        <w:gridCol w:w="936"/>
        <w:gridCol w:w="990"/>
        <w:gridCol w:w="990"/>
        <w:gridCol w:w="4141"/>
      </w:tblGrid>
      <w:tr w:rsidR="002A3F53" w:rsidRPr="00DF5284" w14:paraId="378B997C" w14:textId="77777777" w:rsidTr="00B10824">
        <w:trPr>
          <w:cnfStyle w:val="100000000000" w:firstRow="1" w:lastRow="0" w:firstColumn="0" w:lastColumn="0" w:oddVBand="0" w:evenVBand="0" w:oddHBand="0" w:evenHBand="0" w:firstRowFirstColumn="0" w:firstRowLastColumn="0" w:lastRowFirstColumn="0" w:lastRowLastColumn="0"/>
          <w:tblHeader/>
        </w:trPr>
        <w:tc>
          <w:tcPr>
            <w:tcW w:w="720" w:type="dxa"/>
            <w:tcBorders>
              <w:bottom w:val="none" w:sz="0" w:space="0" w:color="auto"/>
            </w:tcBorders>
          </w:tcPr>
          <w:p w14:paraId="63360E4B"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2936" w:type="dxa"/>
            <w:tcBorders>
              <w:bottom w:val="none" w:sz="0" w:space="0" w:color="auto"/>
            </w:tcBorders>
          </w:tcPr>
          <w:p w14:paraId="11AC2214" w14:textId="77777777" w:rsidR="00DF5284" w:rsidRPr="00B10824" w:rsidRDefault="00DF5284" w:rsidP="00B10824">
            <w:pPr>
              <w:pBdr>
                <w:top w:val="nil"/>
                <w:left w:val="nil"/>
                <w:bottom w:val="nil"/>
                <w:right w:val="nil"/>
                <w:between w:val="nil"/>
              </w:pBdr>
              <w:spacing w:before="36" w:after="36"/>
              <w:rPr>
                <w:rFonts w:ascii="Times New Roman" w:eastAsia="Times New Roman" w:hAnsi="Times New Roman" w:cs="Times New Roman"/>
                <w:b/>
                <w:bCs/>
                <w:color w:val="000000"/>
                <w:sz w:val="18"/>
                <w:szCs w:val="18"/>
                <w:lang w:val="en-GB"/>
              </w:rPr>
            </w:pPr>
            <w:r w:rsidRPr="00B10824">
              <w:rPr>
                <w:rFonts w:ascii="Times New Roman" w:eastAsia="Times New Roman" w:hAnsi="Times New Roman" w:cs="Times New Roman"/>
                <w:b/>
                <w:bCs/>
                <w:color w:val="000000"/>
                <w:sz w:val="18"/>
                <w:szCs w:val="18"/>
                <w:lang w:val="en-GB"/>
              </w:rPr>
              <w:t>Description</w:t>
            </w:r>
          </w:p>
        </w:tc>
        <w:tc>
          <w:tcPr>
            <w:tcW w:w="936" w:type="dxa"/>
            <w:tcBorders>
              <w:bottom w:val="none" w:sz="0" w:space="0" w:color="auto"/>
            </w:tcBorders>
          </w:tcPr>
          <w:p w14:paraId="13A40AA5" w14:textId="7CFB54A8" w:rsidR="00DF5284" w:rsidRPr="00B10824" w:rsidRDefault="002A3F53" w:rsidP="00B10824">
            <w:pPr>
              <w:pBdr>
                <w:top w:val="nil"/>
                <w:left w:val="nil"/>
                <w:bottom w:val="nil"/>
                <w:right w:val="nil"/>
                <w:between w:val="nil"/>
              </w:pBdr>
              <w:spacing w:before="36" w:after="36"/>
              <w:rPr>
                <w:rFonts w:ascii="Times New Roman" w:eastAsia="Times New Roman" w:hAnsi="Times New Roman" w:cs="Times New Roman"/>
                <w:b/>
                <w:bCs/>
                <w:color w:val="000000"/>
                <w:sz w:val="18"/>
                <w:szCs w:val="18"/>
                <w:lang w:val="en-GB"/>
              </w:rPr>
            </w:pPr>
            <w:r w:rsidRPr="00B10824">
              <w:rPr>
                <w:rFonts w:ascii="Times New Roman" w:eastAsia="Times New Roman" w:hAnsi="Times New Roman" w:cs="Times New Roman"/>
                <w:b/>
                <w:bCs/>
                <w:color w:val="000000"/>
                <w:sz w:val="18"/>
                <w:szCs w:val="18"/>
                <w:lang w:val="en-GB"/>
              </w:rPr>
              <w:t>Nominal</w:t>
            </w:r>
          </w:p>
        </w:tc>
        <w:tc>
          <w:tcPr>
            <w:tcW w:w="990" w:type="dxa"/>
            <w:tcBorders>
              <w:bottom w:val="none" w:sz="0" w:space="0" w:color="auto"/>
            </w:tcBorders>
          </w:tcPr>
          <w:p w14:paraId="17392A52" w14:textId="77777777" w:rsidR="00DF5284" w:rsidRPr="00B10824" w:rsidRDefault="00DF5284" w:rsidP="00B10824">
            <w:pPr>
              <w:pBdr>
                <w:top w:val="nil"/>
                <w:left w:val="nil"/>
                <w:bottom w:val="nil"/>
                <w:right w:val="nil"/>
                <w:between w:val="nil"/>
              </w:pBdr>
              <w:spacing w:before="36" w:after="36"/>
              <w:rPr>
                <w:rFonts w:ascii="Times New Roman" w:eastAsia="Times New Roman" w:hAnsi="Times New Roman" w:cs="Times New Roman"/>
                <w:b/>
                <w:bCs/>
                <w:color w:val="000000"/>
                <w:sz w:val="18"/>
                <w:szCs w:val="18"/>
                <w:lang w:val="en-GB"/>
              </w:rPr>
            </w:pPr>
            <w:r w:rsidRPr="00B10824">
              <w:rPr>
                <w:rFonts w:ascii="Times New Roman" w:eastAsia="Times New Roman" w:hAnsi="Times New Roman" w:cs="Times New Roman"/>
                <w:b/>
                <w:bCs/>
                <w:color w:val="000000"/>
                <w:sz w:val="18"/>
                <w:szCs w:val="18"/>
                <w:lang w:val="en-GB"/>
              </w:rPr>
              <w:t>Range</w:t>
            </w:r>
          </w:p>
        </w:tc>
        <w:tc>
          <w:tcPr>
            <w:tcW w:w="990" w:type="dxa"/>
            <w:tcBorders>
              <w:bottom w:val="none" w:sz="0" w:space="0" w:color="auto"/>
            </w:tcBorders>
          </w:tcPr>
          <w:p w14:paraId="07193F1E" w14:textId="77777777" w:rsidR="00DF5284" w:rsidRPr="00B10824" w:rsidRDefault="00DF5284" w:rsidP="00B10824">
            <w:pPr>
              <w:pBdr>
                <w:top w:val="nil"/>
                <w:left w:val="nil"/>
                <w:bottom w:val="nil"/>
                <w:right w:val="nil"/>
                <w:between w:val="nil"/>
              </w:pBdr>
              <w:spacing w:before="36" w:after="36"/>
              <w:rPr>
                <w:rFonts w:ascii="Times New Roman" w:eastAsia="Times New Roman" w:hAnsi="Times New Roman" w:cs="Times New Roman"/>
                <w:b/>
                <w:bCs/>
                <w:color w:val="000000"/>
                <w:sz w:val="18"/>
                <w:szCs w:val="18"/>
                <w:lang w:val="en-GB"/>
              </w:rPr>
            </w:pPr>
            <w:r w:rsidRPr="00B10824">
              <w:rPr>
                <w:rFonts w:ascii="Times New Roman" w:eastAsia="Times New Roman" w:hAnsi="Times New Roman" w:cs="Times New Roman"/>
                <w:b/>
                <w:bCs/>
                <w:color w:val="000000"/>
                <w:sz w:val="18"/>
                <w:szCs w:val="18"/>
                <w:lang w:val="en-GB"/>
              </w:rPr>
              <w:t>Units</w:t>
            </w:r>
          </w:p>
        </w:tc>
        <w:tc>
          <w:tcPr>
            <w:tcW w:w="4141" w:type="dxa"/>
            <w:tcBorders>
              <w:bottom w:val="none" w:sz="0" w:space="0" w:color="auto"/>
            </w:tcBorders>
          </w:tcPr>
          <w:p w14:paraId="6E9725A2" w14:textId="77777777" w:rsidR="00DF5284" w:rsidRPr="00B10824" w:rsidRDefault="00DF5284" w:rsidP="00B10824">
            <w:pPr>
              <w:pBdr>
                <w:top w:val="nil"/>
                <w:left w:val="nil"/>
                <w:bottom w:val="nil"/>
                <w:right w:val="nil"/>
                <w:between w:val="nil"/>
              </w:pBdr>
              <w:spacing w:before="36" w:after="36"/>
              <w:rPr>
                <w:rFonts w:ascii="Times New Roman" w:eastAsia="Times New Roman" w:hAnsi="Times New Roman" w:cs="Times New Roman"/>
                <w:b/>
                <w:bCs/>
                <w:color w:val="000000"/>
                <w:sz w:val="18"/>
                <w:szCs w:val="18"/>
                <w:lang w:val="en-GB"/>
              </w:rPr>
            </w:pPr>
            <w:r w:rsidRPr="00B10824">
              <w:rPr>
                <w:rFonts w:ascii="Times New Roman" w:eastAsia="Times New Roman" w:hAnsi="Times New Roman" w:cs="Times New Roman"/>
                <w:b/>
                <w:bCs/>
                <w:color w:val="000000"/>
                <w:sz w:val="18"/>
                <w:szCs w:val="18"/>
                <w:lang w:val="en-GB"/>
              </w:rPr>
              <w:t>Reference, data source, notes, or equation used to calculate parameter</w:t>
            </w:r>
          </w:p>
        </w:tc>
      </w:tr>
      <w:tr w:rsidR="002A3F53" w:rsidRPr="00DF5284" w14:paraId="1DE7AF1C" w14:textId="77777777" w:rsidTr="00B10824">
        <w:tc>
          <w:tcPr>
            <w:tcW w:w="720" w:type="dxa"/>
          </w:tcPr>
          <w:p w14:paraId="460A1647" w14:textId="644D77D8"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25"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α</m:t>
                    </m:r>
                  </m:e>
                  <m:sub>
                    <m:r>
                      <w:rPr>
                        <w:rFonts w:ascii="Cambria Math" w:hAnsi="Cambria Math" w:cs="Times New Roman"/>
                        <w:sz w:val="18"/>
                        <w:szCs w:val="18"/>
                        <w:lang w:val="en-GB"/>
                      </w:rPr>
                      <m:t>0</m:t>
                    </m:r>
                  </m:sub>
                </m:sSub>
              </m:oMath>
            </m:oMathPara>
          </w:p>
        </w:tc>
        <w:tc>
          <w:tcPr>
            <w:tcW w:w="2936" w:type="dxa"/>
          </w:tcPr>
          <w:p w14:paraId="71A68258"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Intercept in respiration rate regression</w:t>
            </w:r>
          </w:p>
        </w:tc>
        <w:tc>
          <w:tcPr>
            <w:tcW w:w="936" w:type="dxa"/>
          </w:tcPr>
          <w:p w14:paraId="1BE35B0A"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4.325</w:t>
            </w:r>
          </w:p>
        </w:tc>
        <w:tc>
          <w:tcPr>
            <w:tcW w:w="990" w:type="dxa"/>
          </w:tcPr>
          <w:p w14:paraId="7C28513E"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±2 SE</w:t>
            </w:r>
          </w:p>
        </w:tc>
        <w:tc>
          <w:tcPr>
            <w:tcW w:w="990" w:type="dxa"/>
          </w:tcPr>
          <w:p w14:paraId="31C1A3B9"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6CB2AEC5"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 xml:space="preserve">SE = 0.236, modified from Ikeda 2016 in McMonagle et al., 2023 </w:t>
            </w:r>
          </w:p>
        </w:tc>
      </w:tr>
      <w:tr w:rsidR="002A3F53" w:rsidRPr="00DF5284" w14:paraId="330B3790" w14:textId="77777777" w:rsidTr="00B10824">
        <w:tc>
          <w:tcPr>
            <w:tcW w:w="720" w:type="dxa"/>
          </w:tcPr>
          <w:p w14:paraId="47793DA3" w14:textId="0AFB8764"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26"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α</m:t>
                    </m:r>
                  </m:e>
                  <m:sub>
                    <m:r>
                      <w:rPr>
                        <w:rFonts w:ascii="Cambria Math" w:hAnsi="Cambria Math" w:cs="Times New Roman"/>
                        <w:sz w:val="18"/>
                        <w:szCs w:val="18"/>
                        <w:lang w:val="en-GB"/>
                      </w:rPr>
                      <m:t>1</m:t>
                    </m:r>
                  </m:sub>
                </m:sSub>
              </m:oMath>
            </m:oMathPara>
          </w:p>
        </w:tc>
        <w:tc>
          <w:tcPr>
            <w:tcW w:w="2936" w:type="dxa"/>
          </w:tcPr>
          <w:p w14:paraId="0AE68408"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Coefficient for individual fish wet mass</w:t>
            </w:r>
          </w:p>
        </w:tc>
        <w:tc>
          <w:tcPr>
            <w:tcW w:w="936" w:type="dxa"/>
          </w:tcPr>
          <w:p w14:paraId="4863DC2E"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0.731</w:t>
            </w:r>
          </w:p>
        </w:tc>
        <w:tc>
          <w:tcPr>
            <w:tcW w:w="990" w:type="dxa"/>
          </w:tcPr>
          <w:p w14:paraId="3A02B02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±2 SE</w:t>
            </w:r>
          </w:p>
        </w:tc>
        <w:tc>
          <w:tcPr>
            <w:tcW w:w="990" w:type="dxa"/>
          </w:tcPr>
          <w:p w14:paraId="142D4B3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28AA9462"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SE = 0.059, modified from Ikeda 2016 in McMonagle et al., 2023</w:t>
            </w:r>
          </w:p>
        </w:tc>
      </w:tr>
      <w:tr w:rsidR="002A3F53" w:rsidRPr="00DF5284" w14:paraId="3A622921" w14:textId="77777777" w:rsidTr="00B10824">
        <w:tc>
          <w:tcPr>
            <w:tcW w:w="720" w:type="dxa"/>
          </w:tcPr>
          <w:p w14:paraId="256BA318" w14:textId="6E85CCB6"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27"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α</m:t>
                    </m:r>
                  </m:e>
                  <m:sub>
                    <m:r>
                      <w:rPr>
                        <w:rFonts w:ascii="Cambria Math" w:hAnsi="Cambria Math" w:cs="Times New Roman"/>
                        <w:sz w:val="18"/>
                        <w:szCs w:val="18"/>
                        <w:lang w:val="en-GB"/>
                      </w:rPr>
                      <m:t>2</m:t>
                    </m:r>
                  </m:sub>
                </m:sSub>
              </m:oMath>
            </m:oMathPara>
          </w:p>
        </w:tc>
        <w:tc>
          <w:tcPr>
            <w:tcW w:w="2936" w:type="dxa"/>
          </w:tcPr>
          <w:p w14:paraId="75DEFF85"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Coefficient for temperature</w:t>
            </w:r>
          </w:p>
        </w:tc>
        <w:tc>
          <w:tcPr>
            <w:tcW w:w="936" w:type="dxa"/>
          </w:tcPr>
          <w:p w14:paraId="06FD8B9A"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-6.899</w:t>
            </w:r>
          </w:p>
        </w:tc>
        <w:tc>
          <w:tcPr>
            <w:tcW w:w="990" w:type="dxa"/>
          </w:tcPr>
          <w:p w14:paraId="47E15734"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±2 SE</w:t>
            </w:r>
          </w:p>
        </w:tc>
        <w:tc>
          <w:tcPr>
            <w:tcW w:w="990" w:type="dxa"/>
          </w:tcPr>
          <w:p w14:paraId="2ADB51F0"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3AE33B2E"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SE = 1.56, modified from Ikeda 2016 in McMonagle et al., 2023</w:t>
            </w:r>
          </w:p>
        </w:tc>
      </w:tr>
      <w:tr w:rsidR="002A3F53" w:rsidRPr="00DF5284" w14:paraId="023BE2B7" w14:textId="77777777" w:rsidTr="00B10824">
        <w:tc>
          <w:tcPr>
            <w:tcW w:w="720" w:type="dxa"/>
          </w:tcPr>
          <w:p w14:paraId="5307B0FB" w14:textId="1E0B439A"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28"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α</m:t>
                    </m:r>
                  </m:e>
                  <m:sub>
                    <m:r>
                      <w:rPr>
                        <w:rFonts w:ascii="Cambria Math" w:hAnsi="Cambria Math" w:cs="Times New Roman"/>
                        <w:sz w:val="18"/>
                        <w:szCs w:val="18"/>
                        <w:lang w:val="en-GB"/>
                      </w:rPr>
                      <m:t>3</m:t>
                    </m:r>
                  </m:sub>
                </m:sSub>
              </m:oMath>
            </m:oMathPara>
          </w:p>
        </w:tc>
        <w:tc>
          <w:tcPr>
            <w:tcW w:w="2936" w:type="dxa"/>
          </w:tcPr>
          <w:p w14:paraId="7B840207"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Coefficient for migrating behaviour</w:t>
            </w:r>
          </w:p>
        </w:tc>
        <w:tc>
          <w:tcPr>
            <w:tcW w:w="936" w:type="dxa"/>
          </w:tcPr>
          <w:p w14:paraId="124ECB65"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0.814</w:t>
            </w:r>
          </w:p>
        </w:tc>
        <w:tc>
          <w:tcPr>
            <w:tcW w:w="990" w:type="dxa"/>
          </w:tcPr>
          <w:p w14:paraId="73DD971D"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±2 SE</w:t>
            </w:r>
          </w:p>
        </w:tc>
        <w:tc>
          <w:tcPr>
            <w:tcW w:w="990" w:type="dxa"/>
          </w:tcPr>
          <w:p w14:paraId="16FB20E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3B2B2BCB"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SE = 0.20, modified from Ikeda 2016 in McMonagle et al., 2023</w:t>
            </w:r>
          </w:p>
        </w:tc>
      </w:tr>
      <w:tr w:rsidR="002A3F53" w:rsidRPr="00DF5284" w14:paraId="73BE9AE9" w14:textId="77777777" w:rsidTr="00B10824">
        <w:tc>
          <w:tcPr>
            <w:tcW w:w="720" w:type="dxa"/>
          </w:tcPr>
          <w:p w14:paraId="2711CDD9" w14:textId="312D2A90"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r>
                  <w:rPr>
                    <w:rFonts w:ascii="Cambria Math" w:hAnsi="Cambria Math" w:cs="Times New Roman"/>
                    <w:sz w:val="18"/>
                    <w:szCs w:val="18"/>
                    <w:lang w:val="en-GB"/>
                  </w:rPr>
                  <m:t>H</m:t>
                </m:r>
              </m:oMath>
            </m:oMathPara>
          </w:p>
        </w:tc>
        <w:tc>
          <w:tcPr>
            <w:tcW w:w="2936" w:type="dxa"/>
          </w:tcPr>
          <w:p w14:paraId="03A76D6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Indicator variable (1 for VM or 0 for NM)</w:t>
            </w:r>
          </w:p>
        </w:tc>
        <w:tc>
          <w:tcPr>
            <w:tcW w:w="936" w:type="dxa"/>
          </w:tcPr>
          <w:p w14:paraId="491C2477"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 or 1</w:t>
            </w:r>
          </w:p>
        </w:tc>
        <w:tc>
          <w:tcPr>
            <w:tcW w:w="990" w:type="dxa"/>
          </w:tcPr>
          <w:p w14:paraId="57AFB73B"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0B152FA6"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46D1A548"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Categorical habitat depth variable, modified from Ikeda 2016 in in McMonagle et al., 2023</w:t>
            </w:r>
          </w:p>
        </w:tc>
      </w:tr>
      <w:tr w:rsidR="002A3F53" w:rsidRPr="00DF5284" w14:paraId="77EA8E85" w14:textId="77777777" w:rsidTr="00B10824">
        <w:tc>
          <w:tcPr>
            <w:tcW w:w="720" w:type="dxa"/>
          </w:tcPr>
          <w:p w14:paraId="75D84D7B" w14:textId="2CC691F5"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29"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T</m:t>
                    </m:r>
                  </m:e>
                  <m:sub>
                    <m:r>
                      <w:rPr>
                        <w:rFonts w:ascii="Cambria Math" w:hAnsi="Cambria Math" w:cs="Times New Roman"/>
                        <w:sz w:val="18"/>
                        <w:szCs w:val="18"/>
                        <w:lang w:val="en-GB"/>
                      </w:rPr>
                      <m:t>epi</m:t>
                    </m:r>
                  </m:sub>
                </m:sSub>
              </m:oMath>
            </m:oMathPara>
          </w:p>
        </w:tc>
        <w:tc>
          <w:tcPr>
            <w:tcW w:w="2936" w:type="dxa"/>
          </w:tcPr>
          <w:p w14:paraId="17737987"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Mean temperature in epipelagic</w:t>
            </w:r>
          </w:p>
        </w:tc>
        <w:tc>
          <w:tcPr>
            <w:tcW w:w="936" w:type="dxa"/>
          </w:tcPr>
          <w:p w14:paraId="4409FC8B"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14</w:t>
            </w:r>
          </w:p>
        </w:tc>
        <w:tc>
          <w:tcPr>
            <w:tcW w:w="990" w:type="dxa"/>
          </w:tcPr>
          <w:p w14:paraId="4E2A4BCB"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(13.5, 14.5)</w:t>
            </w:r>
          </w:p>
        </w:tc>
        <w:tc>
          <w:tcPr>
            <w:tcW w:w="990" w:type="dxa"/>
          </w:tcPr>
          <w:p w14:paraId="47AA88C8"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w:t>
            </w:r>
          </w:p>
        </w:tc>
        <w:tc>
          <w:tcPr>
            <w:tcW w:w="4141" w:type="dxa"/>
          </w:tcPr>
          <w:p w14:paraId="744E38EB"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Temperature measured using sensor on MOCNESS-10</w:t>
            </w:r>
          </w:p>
        </w:tc>
      </w:tr>
      <w:tr w:rsidR="002A3F53" w:rsidRPr="00DF5284" w14:paraId="163F96D8" w14:textId="77777777" w:rsidTr="00B10824">
        <w:tc>
          <w:tcPr>
            <w:tcW w:w="720" w:type="dxa"/>
          </w:tcPr>
          <w:p w14:paraId="475F6675" w14:textId="58DA2DF5"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30"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T</m:t>
                    </m:r>
                  </m:e>
                  <m:sub>
                    <m:r>
                      <w:rPr>
                        <w:rFonts w:ascii="Cambria Math" w:hAnsi="Cambria Math" w:cs="Times New Roman"/>
                        <w:sz w:val="18"/>
                        <w:szCs w:val="18"/>
                        <w:lang w:val="en-GB"/>
                      </w:rPr>
                      <m:t>meso</m:t>
                    </m:r>
                  </m:sub>
                </m:sSub>
              </m:oMath>
            </m:oMathPara>
          </w:p>
        </w:tc>
        <w:tc>
          <w:tcPr>
            <w:tcW w:w="2936" w:type="dxa"/>
          </w:tcPr>
          <w:p w14:paraId="1ED4E3C5"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Mean temperature in mesopelagic</w:t>
            </w:r>
          </w:p>
        </w:tc>
        <w:tc>
          <w:tcPr>
            <w:tcW w:w="936" w:type="dxa"/>
          </w:tcPr>
          <w:p w14:paraId="6832C877"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11</w:t>
            </w:r>
          </w:p>
        </w:tc>
        <w:tc>
          <w:tcPr>
            <w:tcW w:w="990" w:type="dxa"/>
          </w:tcPr>
          <w:p w14:paraId="7F417D81"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(10.5, 11.5)</w:t>
            </w:r>
          </w:p>
        </w:tc>
        <w:tc>
          <w:tcPr>
            <w:tcW w:w="990" w:type="dxa"/>
          </w:tcPr>
          <w:p w14:paraId="0E78BCD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w:t>
            </w:r>
          </w:p>
        </w:tc>
        <w:tc>
          <w:tcPr>
            <w:tcW w:w="4141" w:type="dxa"/>
          </w:tcPr>
          <w:p w14:paraId="48F265FE"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Temperature measured using sensor on MOCNESS-10</w:t>
            </w:r>
          </w:p>
        </w:tc>
      </w:tr>
      <w:tr w:rsidR="002A3F53" w:rsidRPr="00DF5284" w14:paraId="21640C55" w14:textId="77777777" w:rsidTr="00B10824">
        <w:tc>
          <w:tcPr>
            <w:tcW w:w="720" w:type="dxa"/>
          </w:tcPr>
          <w:p w14:paraId="0A82CA88" w14:textId="4521F48F"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31"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T</m:t>
                    </m:r>
                  </m:e>
                  <m:sub>
                    <m:r>
                      <w:rPr>
                        <w:rFonts w:ascii="Cambria Math" w:hAnsi="Cambria Math" w:cs="Times New Roman"/>
                        <w:sz w:val="18"/>
                        <w:szCs w:val="18"/>
                        <w:lang w:val="en-GB"/>
                      </w:rPr>
                      <m:t>mean</m:t>
                    </m:r>
                  </m:sub>
                </m:sSub>
              </m:oMath>
            </m:oMathPara>
          </w:p>
        </w:tc>
        <w:tc>
          <w:tcPr>
            <w:tcW w:w="2936" w:type="dxa"/>
          </w:tcPr>
          <w:p w14:paraId="013F2BE1"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Mean temperature across migration depth interval</w:t>
            </w:r>
          </w:p>
        </w:tc>
        <w:tc>
          <w:tcPr>
            <w:tcW w:w="936" w:type="dxa"/>
          </w:tcPr>
          <w:p w14:paraId="6F830F9B"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12.5</w:t>
            </w:r>
          </w:p>
        </w:tc>
        <w:tc>
          <w:tcPr>
            <w:tcW w:w="990" w:type="dxa"/>
          </w:tcPr>
          <w:p w14:paraId="11FAA858"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(12, 13)</w:t>
            </w:r>
          </w:p>
        </w:tc>
        <w:tc>
          <w:tcPr>
            <w:tcW w:w="990" w:type="dxa"/>
          </w:tcPr>
          <w:p w14:paraId="581900B9"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w:t>
            </w:r>
          </w:p>
        </w:tc>
        <w:tc>
          <w:tcPr>
            <w:tcW w:w="4141" w:type="dxa"/>
          </w:tcPr>
          <w:p w14:paraId="523DA15B"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Temperature measured using sensor on MOCNESS-10</w:t>
            </w:r>
          </w:p>
        </w:tc>
      </w:tr>
      <w:tr w:rsidR="002A3F53" w:rsidRPr="00DF5284" w14:paraId="5B51D25B" w14:textId="77777777" w:rsidTr="00B10824">
        <w:tc>
          <w:tcPr>
            <w:tcW w:w="720" w:type="dxa"/>
          </w:tcPr>
          <w:p w14:paraId="65736878" w14:textId="42AFE2A6"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32"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A</m:t>
                    </m:r>
                  </m:e>
                  <m:sub>
                    <m:r>
                      <w:rPr>
                        <w:rFonts w:ascii="Cambria Math" w:hAnsi="Cambria Math" w:cs="Times New Roman"/>
                        <w:sz w:val="18"/>
                        <w:szCs w:val="18"/>
                        <w:lang w:val="en-GB"/>
                      </w:rPr>
                      <m:t>f</m:t>
                    </m:r>
                  </m:sub>
                </m:sSub>
              </m:oMath>
            </m:oMathPara>
          </w:p>
        </w:tc>
        <w:tc>
          <w:tcPr>
            <w:tcW w:w="2936" w:type="dxa"/>
          </w:tcPr>
          <w:p w14:paraId="45165190"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Activity factor while foraging</w:t>
            </w:r>
          </w:p>
        </w:tc>
        <w:tc>
          <w:tcPr>
            <w:tcW w:w="936" w:type="dxa"/>
          </w:tcPr>
          <w:p w14:paraId="0443DEFA"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2.5</w:t>
            </w:r>
          </w:p>
        </w:tc>
        <w:tc>
          <w:tcPr>
            <w:tcW w:w="990" w:type="dxa"/>
          </w:tcPr>
          <w:p w14:paraId="3ACDD23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(1, 4)</w:t>
            </w:r>
          </w:p>
        </w:tc>
        <w:tc>
          <w:tcPr>
            <w:tcW w:w="990" w:type="dxa"/>
          </w:tcPr>
          <w:p w14:paraId="050781E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highlight w:val="white"/>
                <w:lang w:val="en-GB"/>
              </w:rPr>
            </w:pPr>
          </w:p>
        </w:tc>
        <w:tc>
          <w:tcPr>
            <w:tcW w:w="4141" w:type="dxa"/>
          </w:tcPr>
          <w:p w14:paraId="0C0FF5B5"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Brett and Groves 1979; Smith and Laver 1981</w:t>
            </w:r>
          </w:p>
        </w:tc>
      </w:tr>
      <w:tr w:rsidR="002A3F53" w:rsidRPr="00DF5284" w14:paraId="541CE82B" w14:textId="77777777" w:rsidTr="00B10824">
        <w:tc>
          <w:tcPr>
            <w:tcW w:w="720" w:type="dxa"/>
          </w:tcPr>
          <w:p w14:paraId="7FAEF653" w14:textId="7096C5D4"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33"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A</m:t>
                    </m:r>
                  </m:e>
                  <m:sub>
                    <m:r>
                      <w:rPr>
                        <w:rFonts w:ascii="Cambria Math" w:hAnsi="Cambria Math" w:cs="Times New Roman"/>
                        <w:sz w:val="18"/>
                        <w:szCs w:val="18"/>
                        <w:lang w:val="en-GB"/>
                      </w:rPr>
                      <m:t>r</m:t>
                    </m:r>
                  </m:sub>
                </m:sSub>
              </m:oMath>
            </m:oMathPara>
          </w:p>
        </w:tc>
        <w:tc>
          <w:tcPr>
            <w:tcW w:w="2936" w:type="dxa"/>
          </w:tcPr>
          <w:p w14:paraId="2CE866E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Activity factor while resting</w:t>
            </w:r>
          </w:p>
        </w:tc>
        <w:tc>
          <w:tcPr>
            <w:tcW w:w="936" w:type="dxa"/>
          </w:tcPr>
          <w:p w14:paraId="6AC1A3AE"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0.75</w:t>
            </w:r>
          </w:p>
        </w:tc>
        <w:tc>
          <w:tcPr>
            <w:tcW w:w="990" w:type="dxa"/>
          </w:tcPr>
          <w:p w14:paraId="21B147A5"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(0.5, 1)</w:t>
            </w:r>
          </w:p>
        </w:tc>
        <w:tc>
          <w:tcPr>
            <w:tcW w:w="990" w:type="dxa"/>
          </w:tcPr>
          <w:p w14:paraId="29163AF7"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54E0EE25"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Brett and Groves 1979</w:t>
            </w:r>
          </w:p>
        </w:tc>
      </w:tr>
      <w:tr w:rsidR="002A3F53" w:rsidRPr="00DF5284" w14:paraId="49226874" w14:textId="77777777" w:rsidTr="00B10824">
        <w:tc>
          <w:tcPr>
            <w:tcW w:w="720" w:type="dxa"/>
          </w:tcPr>
          <w:p w14:paraId="2F34B366" w14:textId="633059D0"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34"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A</m:t>
                    </m:r>
                  </m:e>
                  <m:sub>
                    <m:r>
                      <w:rPr>
                        <w:rFonts w:ascii="Cambria Math" w:hAnsi="Cambria Math" w:cs="Times New Roman"/>
                        <w:sz w:val="18"/>
                        <w:szCs w:val="18"/>
                        <w:lang w:val="en-GB"/>
                      </w:rPr>
                      <m:t>m</m:t>
                    </m:r>
                  </m:sub>
                </m:sSub>
              </m:oMath>
            </m:oMathPara>
          </w:p>
        </w:tc>
        <w:tc>
          <w:tcPr>
            <w:tcW w:w="2936" w:type="dxa"/>
          </w:tcPr>
          <w:p w14:paraId="48680599"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Activity factor while migrating (VM fish)</w:t>
            </w:r>
          </w:p>
        </w:tc>
        <w:tc>
          <w:tcPr>
            <w:tcW w:w="936" w:type="dxa"/>
          </w:tcPr>
          <w:p w14:paraId="59ABA6F5"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2.5</w:t>
            </w:r>
          </w:p>
        </w:tc>
        <w:tc>
          <w:tcPr>
            <w:tcW w:w="990" w:type="dxa"/>
          </w:tcPr>
          <w:p w14:paraId="2930DFD2"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(1, 4)</w:t>
            </w:r>
          </w:p>
        </w:tc>
        <w:tc>
          <w:tcPr>
            <w:tcW w:w="990" w:type="dxa"/>
          </w:tcPr>
          <w:p w14:paraId="53073475"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56745D0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Brett and Groves 1979; Smith and Laver 1981</w:t>
            </w:r>
          </w:p>
        </w:tc>
      </w:tr>
      <w:tr w:rsidR="002A3F53" w:rsidRPr="00DF5284" w14:paraId="5B113E95" w14:textId="77777777" w:rsidTr="00B10824">
        <w:tc>
          <w:tcPr>
            <w:tcW w:w="720" w:type="dxa"/>
          </w:tcPr>
          <w:p w14:paraId="224F3DAA" w14:textId="50F26DE2"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35"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R</m:t>
                    </m:r>
                  </m:e>
                  <m:sub>
                    <m:r>
                      <w:rPr>
                        <w:rFonts w:ascii="Cambria Math" w:hAnsi="Cambria Math" w:cs="Times New Roman"/>
                        <w:sz w:val="18"/>
                        <w:szCs w:val="18"/>
                        <w:lang w:val="en-GB"/>
                      </w:rPr>
                      <m:t>O</m:t>
                    </m:r>
                  </m:sub>
                </m:sSub>
              </m:oMath>
            </m:oMathPara>
          </w:p>
        </w:tc>
        <w:tc>
          <w:tcPr>
            <w:tcW w:w="2936" w:type="dxa"/>
          </w:tcPr>
          <w:p w14:paraId="5F4248C1"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Respiration rate in units of oxygen utilization</w:t>
            </w:r>
          </w:p>
        </w:tc>
        <w:tc>
          <w:tcPr>
            <w:tcW w:w="936" w:type="dxa"/>
          </w:tcPr>
          <w:p w14:paraId="0CEE0D5A"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2382E521"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6F9CD5A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roofErr w:type="spellStart"/>
            <w:r w:rsidRPr="00DF5284">
              <w:rPr>
                <w:rFonts w:ascii="Times New Roman" w:eastAsia="Times New Roman" w:hAnsi="Times New Roman" w:cs="Times New Roman"/>
                <w:color w:val="000000"/>
                <w:sz w:val="18"/>
                <w:szCs w:val="18"/>
                <w:highlight w:val="white"/>
                <w:lang w:val="en-GB"/>
              </w:rPr>
              <w:t>μ</w:t>
            </w:r>
            <w:r w:rsidRPr="00DF5284">
              <w:rPr>
                <w:rFonts w:ascii="Times New Roman" w:eastAsia="Times New Roman" w:hAnsi="Times New Roman" w:cs="Times New Roman"/>
                <w:color w:val="000000"/>
                <w:sz w:val="18"/>
                <w:szCs w:val="18"/>
                <w:lang w:val="en-GB"/>
              </w:rPr>
              <w:t>l</w:t>
            </w:r>
            <w:proofErr w:type="spellEnd"/>
            <w:r w:rsidRPr="00DF5284">
              <w:rPr>
                <w:rFonts w:ascii="Times New Roman" w:eastAsia="Times New Roman" w:hAnsi="Times New Roman" w:cs="Times New Roman"/>
                <w:color w:val="000000"/>
                <w:sz w:val="18"/>
                <w:szCs w:val="18"/>
                <w:lang w:val="en-GB"/>
              </w:rPr>
              <w:t xml:space="preserve"> O</w:t>
            </w:r>
            <w:r w:rsidRPr="00DF5284">
              <w:rPr>
                <w:rFonts w:ascii="Times New Roman" w:eastAsia="Times New Roman" w:hAnsi="Times New Roman" w:cs="Times New Roman"/>
                <w:color w:val="000000"/>
                <w:sz w:val="18"/>
                <w:szCs w:val="18"/>
                <w:vertAlign w:val="subscript"/>
                <w:lang w:val="en-GB"/>
              </w:rPr>
              <w:t>2</w:t>
            </w:r>
            <w:r w:rsidRPr="00DF5284">
              <w:rPr>
                <w:rFonts w:ascii="Times New Roman" w:eastAsia="Times New Roman" w:hAnsi="Times New Roman" w:cs="Times New Roman"/>
                <w:color w:val="000000"/>
                <w:sz w:val="18"/>
                <w:szCs w:val="18"/>
                <w:lang w:val="en-GB"/>
              </w:rPr>
              <w:t>/h</w:t>
            </w:r>
          </w:p>
        </w:tc>
        <w:tc>
          <w:tcPr>
            <w:tcW w:w="4141" w:type="dxa"/>
          </w:tcPr>
          <w:p w14:paraId="6EBCC65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Calculated in carbon flux model (see Appendix B, Eq. B.1 in McMonagle et al., 2023)</w:t>
            </w:r>
          </w:p>
        </w:tc>
      </w:tr>
      <w:tr w:rsidR="002A3F53" w:rsidRPr="00DF5284" w14:paraId="18196705" w14:textId="77777777" w:rsidTr="00B10824">
        <w:tc>
          <w:tcPr>
            <w:tcW w:w="720" w:type="dxa"/>
          </w:tcPr>
          <w:p w14:paraId="19C4A0BA" w14:textId="7F6E5176"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36"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P</m:t>
                    </m:r>
                  </m:e>
                  <m:sub>
                    <m:r>
                      <w:rPr>
                        <w:rFonts w:ascii="Cambria Math" w:hAnsi="Cambria Math" w:cs="Times New Roman"/>
                        <w:sz w:val="18"/>
                        <w:szCs w:val="18"/>
                        <w:lang w:val="en-GB"/>
                      </w:rPr>
                      <m:t>r</m:t>
                    </m:r>
                  </m:sub>
                </m:sSub>
              </m:oMath>
            </m:oMathPara>
          </w:p>
        </w:tc>
        <w:tc>
          <w:tcPr>
            <w:tcW w:w="2936" w:type="dxa"/>
          </w:tcPr>
          <w:p w14:paraId="31694F8E"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Proportion of day resting</w:t>
            </w:r>
          </w:p>
        </w:tc>
        <w:tc>
          <w:tcPr>
            <w:tcW w:w="936" w:type="dxa"/>
          </w:tcPr>
          <w:p w14:paraId="301DBF4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0.455</w:t>
            </w:r>
          </w:p>
        </w:tc>
        <w:tc>
          <w:tcPr>
            <w:tcW w:w="990" w:type="dxa"/>
          </w:tcPr>
          <w:p w14:paraId="00408FBE"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(0.44, 0.47)</w:t>
            </w:r>
          </w:p>
        </w:tc>
        <w:tc>
          <w:tcPr>
            <w:tcW w:w="990" w:type="dxa"/>
          </w:tcPr>
          <w:p w14:paraId="47D72A4A"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247E308D"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 xml:space="preserve">Derived from R/V </w:t>
            </w:r>
            <w:r w:rsidRPr="00DF5284">
              <w:rPr>
                <w:rFonts w:ascii="Times New Roman" w:eastAsia="Times New Roman" w:hAnsi="Times New Roman" w:cs="Times New Roman"/>
                <w:i/>
                <w:color w:val="000000"/>
                <w:sz w:val="18"/>
                <w:szCs w:val="18"/>
                <w:lang w:val="en-GB"/>
              </w:rPr>
              <w:t xml:space="preserve">James Cook </w:t>
            </w:r>
            <w:r w:rsidRPr="00DF5284">
              <w:rPr>
                <w:rFonts w:ascii="Times New Roman" w:eastAsia="Times New Roman" w:hAnsi="Times New Roman" w:cs="Times New Roman"/>
                <w:color w:val="000000"/>
                <w:sz w:val="18"/>
                <w:szCs w:val="18"/>
                <w:lang w:val="en-GB"/>
              </w:rPr>
              <w:t>acoustic data at 38 kHz</w:t>
            </w:r>
          </w:p>
        </w:tc>
      </w:tr>
      <w:tr w:rsidR="002A3F53" w:rsidRPr="00DF5284" w14:paraId="5D07D5C3" w14:textId="77777777" w:rsidTr="00B10824">
        <w:tc>
          <w:tcPr>
            <w:tcW w:w="720" w:type="dxa"/>
          </w:tcPr>
          <w:p w14:paraId="431730EE" w14:textId="46381E51"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37"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P</m:t>
                    </m:r>
                  </m:e>
                  <m:sub>
                    <m:r>
                      <w:rPr>
                        <w:rFonts w:ascii="Cambria Math" w:hAnsi="Cambria Math" w:cs="Times New Roman"/>
                        <w:sz w:val="18"/>
                        <w:szCs w:val="18"/>
                        <w:lang w:val="en-GB"/>
                      </w:rPr>
                      <m:t>m</m:t>
                    </m:r>
                  </m:sub>
                </m:sSub>
              </m:oMath>
            </m:oMathPara>
          </w:p>
        </w:tc>
        <w:tc>
          <w:tcPr>
            <w:tcW w:w="2936" w:type="dxa"/>
          </w:tcPr>
          <w:p w14:paraId="73EA1656"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Proportion of day migrating (VM fish)</w:t>
            </w:r>
          </w:p>
        </w:tc>
        <w:tc>
          <w:tcPr>
            <w:tcW w:w="936" w:type="dxa"/>
          </w:tcPr>
          <w:p w14:paraId="7667E7F6"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0B3AB8D7"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66D1B5F1"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163DD457"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Calculated in carbon flux model (see Appendix B, Eq. B.4b in McMonagle et al., 2023)</w:t>
            </w:r>
          </w:p>
        </w:tc>
      </w:tr>
      <w:tr w:rsidR="002A3F53" w:rsidRPr="00DF5284" w14:paraId="348EEDE8" w14:textId="77777777" w:rsidTr="00B10824">
        <w:tc>
          <w:tcPr>
            <w:tcW w:w="720" w:type="dxa"/>
          </w:tcPr>
          <w:p w14:paraId="4A37482E" w14:textId="71EFEC67"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38"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P</m:t>
                    </m:r>
                  </m:e>
                  <m:sub>
                    <m:r>
                      <w:rPr>
                        <w:rFonts w:ascii="Cambria Math" w:hAnsi="Cambria Math" w:cs="Times New Roman"/>
                        <w:sz w:val="18"/>
                        <w:szCs w:val="18"/>
                        <w:lang w:val="en-GB"/>
                      </w:rPr>
                      <m:t>f</m:t>
                    </m:r>
                  </m:sub>
                </m:sSub>
              </m:oMath>
            </m:oMathPara>
          </w:p>
        </w:tc>
        <w:tc>
          <w:tcPr>
            <w:tcW w:w="2936" w:type="dxa"/>
          </w:tcPr>
          <w:p w14:paraId="760CD12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Proportion of day foraging</w:t>
            </w:r>
          </w:p>
        </w:tc>
        <w:tc>
          <w:tcPr>
            <w:tcW w:w="936" w:type="dxa"/>
          </w:tcPr>
          <w:p w14:paraId="64C1E0F9"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7CE095A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4EDB43A0"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4CBE1DED"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Calculated in carbon flux model (see Appendix B, Eq. B.4c in McMonagle et al., 2023)</w:t>
            </w:r>
          </w:p>
        </w:tc>
      </w:tr>
      <w:tr w:rsidR="002A3F53" w:rsidRPr="00DF5284" w14:paraId="6F9F00F0" w14:textId="77777777" w:rsidTr="00B10824">
        <w:tc>
          <w:tcPr>
            <w:tcW w:w="720" w:type="dxa"/>
          </w:tcPr>
          <w:p w14:paraId="2D847BB9" w14:textId="1C4D299A"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r>
                  <w:rPr>
                    <w:rFonts w:ascii="Cambria Math" w:hAnsi="Cambria Math" w:cs="Times New Roman"/>
                    <w:sz w:val="18"/>
                    <w:szCs w:val="18"/>
                    <w:lang w:val="en-GB"/>
                  </w:rPr>
                  <m:t>I</m:t>
                </m:r>
              </m:oMath>
            </m:oMathPara>
          </w:p>
        </w:tc>
        <w:tc>
          <w:tcPr>
            <w:tcW w:w="2936" w:type="dxa"/>
          </w:tcPr>
          <w:p w14:paraId="272B8725"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Energy ingested</w:t>
            </w:r>
          </w:p>
        </w:tc>
        <w:tc>
          <w:tcPr>
            <w:tcW w:w="936" w:type="dxa"/>
          </w:tcPr>
          <w:p w14:paraId="4BEC6125"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4657A5F4"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2B864F7E"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kJ/d</w:t>
            </w:r>
          </w:p>
        </w:tc>
        <w:tc>
          <w:tcPr>
            <w:tcW w:w="4141" w:type="dxa"/>
          </w:tcPr>
          <w:p w14:paraId="5AA4640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Calculated in carbon flux model (see Appendix B, Eq. B.5 in McMonagle et al., 2023)</w:t>
            </w:r>
          </w:p>
        </w:tc>
      </w:tr>
      <w:tr w:rsidR="002A3F53" w:rsidRPr="00DF5284" w14:paraId="2779A590" w14:textId="77777777" w:rsidTr="00B10824">
        <w:tc>
          <w:tcPr>
            <w:tcW w:w="720" w:type="dxa"/>
          </w:tcPr>
          <w:p w14:paraId="4DAB6C77" w14:textId="5741A7ED"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r>
                  <w:rPr>
                    <w:rFonts w:ascii="Cambria Math" w:hAnsi="Cambria Math" w:cs="Times New Roman"/>
                    <w:sz w:val="18"/>
                    <w:szCs w:val="18"/>
                    <w:lang w:val="en-GB"/>
                  </w:rPr>
                  <m:t>M</m:t>
                </m:r>
              </m:oMath>
            </m:oMathPara>
          </w:p>
        </w:tc>
        <w:tc>
          <w:tcPr>
            <w:tcW w:w="2936" w:type="dxa"/>
          </w:tcPr>
          <w:p w14:paraId="482CE014"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Energy lost to metabolism (non-SDA)</w:t>
            </w:r>
          </w:p>
        </w:tc>
        <w:tc>
          <w:tcPr>
            <w:tcW w:w="936" w:type="dxa"/>
          </w:tcPr>
          <w:p w14:paraId="7C9D28D8"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3434CE8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68E48FD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kJ/d</w:t>
            </w:r>
          </w:p>
        </w:tc>
        <w:tc>
          <w:tcPr>
            <w:tcW w:w="4141" w:type="dxa"/>
          </w:tcPr>
          <w:p w14:paraId="23705500"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Calculated in carbon flux model (see Appendix B, Eq. B.3 in McMonagle et al., 2023)</w:t>
            </w:r>
          </w:p>
        </w:tc>
      </w:tr>
      <w:tr w:rsidR="002A3F53" w:rsidRPr="00DF5284" w14:paraId="3899431C" w14:textId="77777777" w:rsidTr="00B10824">
        <w:tc>
          <w:tcPr>
            <w:tcW w:w="720" w:type="dxa"/>
          </w:tcPr>
          <w:p w14:paraId="214965CD" w14:textId="0CD404AB"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39"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G</m:t>
                    </m:r>
                  </m:e>
                  <m:sub>
                    <m:r>
                      <w:rPr>
                        <w:rFonts w:ascii="Cambria Math" w:hAnsi="Cambria Math" w:cs="Times New Roman"/>
                        <w:sz w:val="18"/>
                        <w:szCs w:val="18"/>
                        <w:lang w:val="en-GB"/>
                      </w:rPr>
                      <m:t>VM</m:t>
                    </m:r>
                  </m:sub>
                </m:sSub>
              </m:oMath>
            </m:oMathPara>
          </w:p>
        </w:tc>
        <w:tc>
          <w:tcPr>
            <w:tcW w:w="2936" w:type="dxa"/>
          </w:tcPr>
          <w:p w14:paraId="76A481BB"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Energy lost to growth (VM fish)</w:t>
            </w:r>
          </w:p>
        </w:tc>
        <w:tc>
          <w:tcPr>
            <w:tcW w:w="936" w:type="dxa"/>
          </w:tcPr>
          <w:p w14:paraId="2011E038"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0.018</w:t>
            </w:r>
          </w:p>
        </w:tc>
        <w:tc>
          <w:tcPr>
            <w:tcW w:w="990" w:type="dxa"/>
          </w:tcPr>
          <w:p w14:paraId="68D377F8"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 50%</w:t>
            </w:r>
          </w:p>
        </w:tc>
        <w:tc>
          <w:tcPr>
            <w:tcW w:w="990" w:type="dxa"/>
          </w:tcPr>
          <w:p w14:paraId="13AE44B5"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kJ/d</w:t>
            </w:r>
          </w:p>
        </w:tc>
        <w:tc>
          <w:tcPr>
            <w:tcW w:w="4141" w:type="dxa"/>
          </w:tcPr>
          <w:p w14:paraId="1F8E7E8A"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Calculated from data in Childress et al., 1980</w:t>
            </w:r>
          </w:p>
        </w:tc>
      </w:tr>
      <w:tr w:rsidR="002A3F53" w:rsidRPr="00DF5284" w14:paraId="273277FC" w14:textId="77777777" w:rsidTr="00B10824">
        <w:tc>
          <w:tcPr>
            <w:tcW w:w="720" w:type="dxa"/>
          </w:tcPr>
          <w:p w14:paraId="19D39EE6" w14:textId="3CC3D83B"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40"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G</m:t>
                    </m:r>
                  </m:e>
                  <m:sub>
                    <m:r>
                      <w:rPr>
                        <w:rFonts w:ascii="Cambria Math" w:hAnsi="Cambria Math" w:cs="Times New Roman"/>
                        <w:sz w:val="18"/>
                        <w:szCs w:val="18"/>
                        <w:lang w:val="en-GB"/>
                      </w:rPr>
                      <m:t>NM</m:t>
                    </m:r>
                  </m:sub>
                </m:sSub>
              </m:oMath>
            </m:oMathPara>
          </w:p>
        </w:tc>
        <w:tc>
          <w:tcPr>
            <w:tcW w:w="2936" w:type="dxa"/>
          </w:tcPr>
          <w:p w14:paraId="08A8A03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Energy lost to growth (NM fish)</w:t>
            </w:r>
          </w:p>
        </w:tc>
        <w:tc>
          <w:tcPr>
            <w:tcW w:w="936" w:type="dxa"/>
          </w:tcPr>
          <w:p w14:paraId="4817DC10"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0.007</w:t>
            </w:r>
          </w:p>
        </w:tc>
        <w:tc>
          <w:tcPr>
            <w:tcW w:w="990" w:type="dxa"/>
          </w:tcPr>
          <w:p w14:paraId="5662297A"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 50%</w:t>
            </w:r>
          </w:p>
        </w:tc>
        <w:tc>
          <w:tcPr>
            <w:tcW w:w="990" w:type="dxa"/>
          </w:tcPr>
          <w:p w14:paraId="0EDE1B18"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kJ/d</w:t>
            </w:r>
          </w:p>
        </w:tc>
        <w:tc>
          <w:tcPr>
            <w:tcW w:w="4141" w:type="dxa"/>
          </w:tcPr>
          <w:p w14:paraId="79C21F2A"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Calculated from data in Childress et al., 1980</w:t>
            </w:r>
          </w:p>
        </w:tc>
      </w:tr>
      <w:tr w:rsidR="002A3F53" w:rsidRPr="00DF5284" w14:paraId="50C2624F" w14:textId="77777777" w:rsidTr="00B10824">
        <w:tc>
          <w:tcPr>
            <w:tcW w:w="720" w:type="dxa"/>
          </w:tcPr>
          <w:p w14:paraId="6311928A" w14:textId="404B2D8B"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41"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ϕ</m:t>
                    </m:r>
                  </m:e>
                  <m:sub>
                    <m:r>
                      <w:rPr>
                        <w:rFonts w:ascii="Cambria Math" w:hAnsi="Cambria Math" w:cs="Times New Roman"/>
                        <w:sz w:val="18"/>
                        <w:szCs w:val="18"/>
                        <w:lang w:val="en-GB"/>
                      </w:rPr>
                      <m:t>SDA</m:t>
                    </m:r>
                  </m:sub>
                </m:sSub>
              </m:oMath>
            </m:oMathPara>
          </w:p>
        </w:tc>
        <w:tc>
          <w:tcPr>
            <w:tcW w:w="2936" w:type="dxa"/>
          </w:tcPr>
          <w:p w14:paraId="4D3C4E32"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Proportion of ingestion lost to SDA</w:t>
            </w:r>
          </w:p>
        </w:tc>
        <w:tc>
          <w:tcPr>
            <w:tcW w:w="936" w:type="dxa"/>
          </w:tcPr>
          <w:p w14:paraId="1D90A0F8"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0.14</w:t>
            </w:r>
          </w:p>
        </w:tc>
        <w:tc>
          <w:tcPr>
            <w:tcW w:w="990" w:type="dxa"/>
          </w:tcPr>
          <w:p w14:paraId="507C048A"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 20%</w:t>
            </w:r>
          </w:p>
        </w:tc>
        <w:tc>
          <w:tcPr>
            <w:tcW w:w="990" w:type="dxa"/>
          </w:tcPr>
          <w:p w14:paraId="40C6EFA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2AE5E657"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Brett and Groves 1979</w:t>
            </w:r>
          </w:p>
        </w:tc>
      </w:tr>
      <w:tr w:rsidR="002A3F53" w:rsidRPr="00DF5284" w14:paraId="3B87374B" w14:textId="77777777" w:rsidTr="00B10824">
        <w:tc>
          <w:tcPr>
            <w:tcW w:w="720" w:type="dxa"/>
          </w:tcPr>
          <w:p w14:paraId="2130816C" w14:textId="1F1F0CBB"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42"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ϕ</m:t>
                    </m:r>
                  </m:e>
                  <m:sub>
                    <m:r>
                      <w:rPr>
                        <w:rFonts w:ascii="Cambria Math" w:hAnsi="Cambria Math" w:cs="Times New Roman"/>
                        <w:sz w:val="18"/>
                        <w:szCs w:val="18"/>
                        <w:lang w:val="en-GB"/>
                      </w:rPr>
                      <m:t>F</m:t>
                    </m:r>
                  </m:sub>
                </m:sSub>
              </m:oMath>
            </m:oMathPara>
          </w:p>
        </w:tc>
        <w:tc>
          <w:tcPr>
            <w:tcW w:w="2936" w:type="dxa"/>
          </w:tcPr>
          <w:p w14:paraId="26BF3B78"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Proportion of ingestion lost to fecal waste</w:t>
            </w:r>
          </w:p>
        </w:tc>
        <w:tc>
          <w:tcPr>
            <w:tcW w:w="936" w:type="dxa"/>
          </w:tcPr>
          <w:p w14:paraId="115939D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0.2</w:t>
            </w:r>
          </w:p>
        </w:tc>
        <w:tc>
          <w:tcPr>
            <w:tcW w:w="990" w:type="dxa"/>
          </w:tcPr>
          <w:p w14:paraId="270DDA3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 20%</w:t>
            </w:r>
          </w:p>
        </w:tc>
        <w:tc>
          <w:tcPr>
            <w:tcW w:w="990" w:type="dxa"/>
          </w:tcPr>
          <w:p w14:paraId="5979E871"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34D71D2E"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Brett and Groves 1979</w:t>
            </w:r>
          </w:p>
        </w:tc>
      </w:tr>
      <w:tr w:rsidR="002A3F53" w:rsidRPr="00DF5284" w14:paraId="3656DA88" w14:textId="77777777" w:rsidTr="00B10824">
        <w:tc>
          <w:tcPr>
            <w:tcW w:w="720" w:type="dxa"/>
          </w:tcPr>
          <w:p w14:paraId="5EF9D2F5" w14:textId="0538369B"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43"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ϕ</m:t>
                    </m:r>
                  </m:e>
                  <m:sub>
                    <m:r>
                      <w:rPr>
                        <w:rFonts w:ascii="Cambria Math" w:hAnsi="Cambria Math" w:cs="Times New Roman"/>
                        <w:sz w:val="18"/>
                        <w:szCs w:val="18"/>
                        <w:lang w:val="en-GB"/>
                      </w:rPr>
                      <m:t>X</m:t>
                    </m:r>
                  </m:sub>
                </m:sSub>
              </m:oMath>
            </m:oMathPara>
          </w:p>
        </w:tc>
        <w:tc>
          <w:tcPr>
            <w:tcW w:w="2936" w:type="dxa"/>
          </w:tcPr>
          <w:p w14:paraId="1C62114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Proportion of ingestion lost to excretion</w:t>
            </w:r>
          </w:p>
        </w:tc>
        <w:tc>
          <w:tcPr>
            <w:tcW w:w="936" w:type="dxa"/>
          </w:tcPr>
          <w:p w14:paraId="793ECD5A"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0.07</w:t>
            </w:r>
          </w:p>
        </w:tc>
        <w:tc>
          <w:tcPr>
            <w:tcW w:w="990" w:type="dxa"/>
          </w:tcPr>
          <w:p w14:paraId="7958E4B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 20%</w:t>
            </w:r>
          </w:p>
        </w:tc>
        <w:tc>
          <w:tcPr>
            <w:tcW w:w="990" w:type="dxa"/>
          </w:tcPr>
          <w:p w14:paraId="624C07D7"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19D5B39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Brett and Groves 1979</w:t>
            </w:r>
          </w:p>
        </w:tc>
      </w:tr>
      <w:tr w:rsidR="002A3F53" w:rsidRPr="00DF5284" w14:paraId="0587BF91" w14:textId="77777777" w:rsidTr="00B10824">
        <w:tc>
          <w:tcPr>
            <w:tcW w:w="720" w:type="dxa"/>
          </w:tcPr>
          <w:p w14:paraId="072EA89C" w14:textId="58939586"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r>
                  <w:rPr>
                    <w:rFonts w:ascii="Cambria Math" w:hAnsi="Cambria Math" w:cs="Times New Roman"/>
                    <w:sz w:val="18"/>
                    <w:szCs w:val="18"/>
                    <w:lang w:val="en-GB"/>
                  </w:rPr>
                  <m:t>θ</m:t>
                </m:r>
              </m:oMath>
            </m:oMathPara>
          </w:p>
        </w:tc>
        <w:tc>
          <w:tcPr>
            <w:tcW w:w="2936" w:type="dxa"/>
          </w:tcPr>
          <w:p w14:paraId="5172F990"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Proportion of oxygen utilization not due to SDA</w:t>
            </w:r>
          </w:p>
        </w:tc>
        <w:tc>
          <w:tcPr>
            <w:tcW w:w="936" w:type="dxa"/>
          </w:tcPr>
          <w:p w14:paraId="42DCDFB4"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0.77</w:t>
            </w:r>
          </w:p>
        </w:tc>
        <w:tc>
          <w:tcPr>
            <w:tcW w:w="990" w:type="dxa"/>
          </w:tcPr>
          <w:p w14:paraId="2E7EE6CA"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(0.54, 1)</w:t>
            </w:r>
          </w:p>
        </w:tc>
        <w:tc>
          <w:tcPr>
            <w:tcW w:w="990" w:type="dxa"/>
          </w:tcPr>
          <w:p w14:paraId="5568AA86"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2B62BA09"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Brett and Groves 1979 (min =1-(0.14/0.30) = 0.54)</w:t>
            </w:r>
          </w:p>
        </w:tc>
      </w:tr>
      <w:tr w:rsidR="002A3F53" w:rsidRPr="00DF5284" w14:paraId="0B5F0066" w14:textId="77777777" w:rsidTr="00B10824">
        <w:tc>
          <w:tcPr>
            <w:tcW w:w="720" w:type="dxa"/>
          </w:tcPr>
          <w:p w14:paraId="41E097AE" w14:textId="30DC1EE1"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r>
                  <w:rPr>
                    <w:rFonts w:ascii="Cambria Math" w:hAnsi="Cambria Math" w:cs="Times New Roman"/>
                    <w:sz w:val="18"/>
                    <w:szCs w:val="18"/>
                    <w:lang w:val="en-GB"/>
                  </w:rPr>
                  <m:t>Z</m:t>
                </m:r>
              </m:oMath>
            </m:oMathPara>
          </w:p>
        </w:tc>
        <w:tc>
          <w:tcPr>
            <w:tcW w:w="2936" w:type="dxa"/>
          </w:tcPr>
          <w:p w14:paraId="257D5FF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NM fish prey (zooplankton) of non-detrital origin</w:t>
            </w:r>
          </w:p>
        </w:tc>
        <w:tc>
          <w:tcPr>
            <w:tcW w:w="936" w:type="dxa"/>
          </w:tcPr>
          <w:p w14:paraId="55D6C624"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0.6</w:t>
            </w:r>
          </w:p>
        </w:tc>
        <w:tc>
          <w:tcPr>
            <w:tcW w:w="990" w:type="dxa"/>
          </w:tcPr>
          <w:p w14:paraId="2B7C3D41"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 50%</w:t>
            </w:r>
          </w:p>
        </w:tc>
        <w:tc>
          <w:tcPr>
            <w:tcW w:w="990" w:type="dxa"/>
          </w:tcPr>
          <w:p w14:paraId="5846A8D9"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29C87C8D"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Steinberg et al., 2008</w:t>
            </w:r>
          </w:p>
        </w:tc>
      </w:tr>
      <w:tr w:rsidR="002A3F53" w:rsidRPr="00DF5284" w14:paraId="1B769391" w14:textId="77777777" w:rsidTr="00B10824">
        <w:tc>
          <w:tcPr>
            <w:tcW w:w="720" w:type="dxa"/>
          </w:tcPr>
          <w:p w14:paraId="727A1DA6" w14:textId="0799787B"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r>
                  <w:rPr>
                    <w:rFonts w:ascii="Cambria Math" w:hAnsi="Cambria Math" w:cs="Times New Roman"/>
                    <w:sz w:val="18"/>
                    <w:szCs w:val="18"/>
                    <w:lang w:val="en-GB"/>
                  </w:rPr>
                  <m:t>W</m:t>
                </m:r>
              </m:oMath>
            </m:oMathPara>
          </w:p>
        </w:tc>
        <w:tc>
          <w:tcPr>
            <w:tcW w:w="2936" w:type="dxa"/>
          </w:tcPr>
          <w:p w14:paraId="2A1D182B"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Wet mass of individual fish</w:t>
            </w:r>
          </w:p>
        </w:tc>
        <w:tc>
          <w:tcPr>
            <w:tcW w:w="936" w:type="dxa"/>
          </w:tcPr>
          <w:p w14:paraId="3934FCDE"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40D5A2E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5ED7FC24"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g</w:t>
            </w:r>
          </w:p>
        </w:tc>
        <w:tc>
          <w:tcPr>
            <w:tcW w:w="4141" w:type="dxa"/>
          </w:tcPr>
          <w:p w14:paraId="1EF0EB10"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r>
      <w:tr w:rsidR="002A3F53" w:rsidRPr="00DF5284" w14:paraId="6310C17C" w14:textId="77777777" w:rsidTr="00B10824">
        <w:tc>
          <w:tcPr>
            <w:tcW w:w="720" w:type="dxa"/>
          </w:tcPr>
          <w:p w14:paraId="41F1030B" w14:textId="25AFB8E3"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44"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E</m:t>
                    </m:r>
                  </m:e>
                  <m:sub>
                    <m:r>
                      <w:rPr>
                        <w:rFonts w:ascii="Cambria Math" w:hAnsi="Cambria Math" w:cs="Times New Roman"/>
                        <w:sz w:val="18"/>
                        <w:szCs w:val="18"/>
                        <w:lang w:val="en-GB"/>
                      </w:rPr>
                      <m:t>M</m:t>
                    </m:r>
                  </m:sub>
                </m:sSub>
              </m:oMath>
            </m:oMathPara>
          </w:p>
        </w:tc>
        <w:tc>
          <w:tcPr>
            <w:tcW w:w="2936" w:type="dxa"/>
          </w:tcPr>
          <w:p w14:paraId="59FC312D"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Ratio of respiration exported &gt; flux boundary</w:t>
            </w:r>
          </w:p>
        </w:tc>
        <w:tc>
          <w:tcPr>
            <w:tcW w:w="936" w:type="dxa"/>
          </w:tcPr>
          <w:p w14:paraId="3AF76EDA"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4164836D"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4812CB75"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kJ/d</w:t>
            </w:r>
          </w:p>
        </w:tc>
        <w:tc>
          <w:tcPr>
            <w:tcW w:w="4141" w:type="dxa"/>
          </w:tcPr>
          <w:p w14:paraId="14141FB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Calculated in carbon flux model (see Eq. 1b in McMonagle et al., 2023)</w:t>
            </w:r>
          </w:p>
        </w:tc>
      </w:tr>
      <w:tr w:rsidR="002A3F53" w:rsidRPr="00DF5284" w14:paraId="32723D38" w14:textId="77777777" w:rsidTr="00B10824">
        <w:tc>
          <w:tcPr>
            <w:tcW w:w="720" w:type="dxa"/>
          </w:tcPr>
          <w:p w14:paraId="0ABFEA45" w14:textId="6154AAC3"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45"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C</m:t>
                    </m:r>
                  </m:e>
                  <m:sub>
                    <m:r>
                      <w:rPr>
                        <w:rFonts w:ascii="Cambria Math" w:hAnsi="Cambria Math" w:cs="Times New Roman"/>
                        <w:sz w:val="18"/>
                        <w:szCs w:val="18"/>
                        <w:lang w:val="en-GB"/>
                      </w:rPr>
                      <m:t>R</m:t>
                    </m:r>
                    <m:r>
                      <m:rPr>
                        <m:sty m:val="p"/>
                      </m:rPr>
                      <w:rPr>
                        <w:rFonts w:ascii="Cambria Math" w:hAnsi="Cambria Math" w:cs="Times New Roman"/>
                        <w:sz w:val="18"/>
                        <w:szCs w:val="18"/>
                        <w:lang w:val="en-GB"/>
                      </w:rPr>
                      <m:t>,</m:t>
                    </m:r>
                    <m:r>
                      <w:rPr>
                        <w:rFonts w:ascii="Cambria Math" w:hAnsi="Cambria Math" w:cs="Times New Roman"/>
                        <w:sz w:val="18"/>
                        <w:szCs w:val="18"/>
                        <w:lang w:val="en-GB"/>
                      </w:rPr>
                      <m:t>VM</m:t>
                    </m:r>
                  </m:sub>
                </m:sSub>
              </m:oMath>
            </m:oMathPara>
          </w:p>
        </w:tc>
        <w:tc>
          <w:tcPr>
            <w:tcW w:w="2936" w:type="dxa"/>
          </w:tcPr>
          <w:p w14:paraId="4797BDD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 xml:space="preserve">VM fish non-SDA respiratory export flux </w:t>
            </w:r>
          </w:p>
        </w:tc>
        <w:tc>
          <w:tcPr>
            <w:tcW w:w="936" w:type="dxa"/>
          </w:tcPr>
          <w:p w14:paraId="235B6D6D"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0581B389"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5BD14671"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mg C/d</w:t>
            </w:r>
          </w:p>
        </w:tc>
        <w:tc>
          <w:tcPr>
            <w:tcW w:w="4141" w:type="dxa"/>
          </w:tcPr>
          <w:p w14:paraId="06883552"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Calculated in carbon flux model (see Eq. 1a in McMonagle et al., 2023)</w:t>
            </w:r>
          </w:p>
        </w:tc>
      </w:tr>
      <w:tr w:rsidR="002A3F53" w:rsidRPr="00DF5284" w14:paraId="29AAD010" w14:textId="77777777" w:rsidTr="00B10824">
        <w:tc>
          <w:tcPr>
            <w:tcW w:w="720" w:type="dxa"/>
          </w:tcPr>
          <w:p w14:paraId="130B7214" w14:textId="0827F3ED"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46"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C</m:t>
                    </m:r>
                  </m:e>
                  <m:sub>
                    <m:r>
                      <w:rPr>
                        <w:rFonts w:ascii="Cambria Math" w:hAnsi="Cambria Math" w:cs="Times New Roman"/>
                        <w:sz w:val="18"/>
                        <w:szCs w:val="18"/>
                        <w:lang w:val="en-GB"/>
                      </w:rPr>
                      <m:t>R</m:t>
                    </m:r>
                    <m:r>
                      <m:rPr>
                        <m:sty m:val="p"/>
                      </m:rPr>
                      <w:rPr>
                        <w:rFonts w:ascii="Cambria Math" w:hAnsi="Cambria Math" w:cs="Times New Roman"/>
                        <w:sz w:val="18"/>
                        <w:szCs w:val="18"/>
                        <w:lang w:val="en-GB"/>
                      </w:rPr>
                      <m:t>,</m:t>
                    </m:r>
                    <m:r>
                      <w:rPr>
                        <w:rFonts w:ascii="Cambria Math" w:hAnsi="Cambria Math" w:cs="Times New Roman"/>
                        <w:sz w:val="18"/>
                        <w:szCs w:val="18"/>
                        <w:lang w:val="en-GB"/>
                      </w:rPr>
                      <m:t>NM</m:t>
                    </m:r>
                  </m:sub>
                </m:sSub>
              </m:oMath>
            </m:oMathPara>
          </w:p>
        </w:tc>
        <w:tc>
          <w:tcPr>
            <w:tcW w:w="2936" w:type="dxa"/>
          </w:tcPr>
          <w:p w14:paraId="0A61D9C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 xml:space="preserve">NM fish non-SDA respiratory export flux </w:t>
            </w:r>
          </w:p>
        </w:tc>
        <w:tc>
          <w:tcPr>
            <w:tcW w:w="936" w:type="dxa"/>
          </w:tcPr>
          <w:p w14:paraId="66ED3016"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345AB90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1779E145"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mg C/d</w:t>
            </w:r>
          </w:p>
        </w:tc>
        <w:tc>
          <w:tcPr>
            <w:tcW w:w="4141" w:type="dxa"/>
          </w:tcPr>
          <w:p w14:paraId="39C3DAB9"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Calculated in carbon flux model (see Eq. 1c in McMonagle et al., 2023)</w:t>
            </w:r>
          </w:p>
        </w:tc>
      </w:tr>
      <w:tr w:rsidR="002A3F53" w:rsidRPr="00DF5284" w14:paraId="03C436F6" w14:textId="77777777" w:rsidTr="00B10824">
        <w:tc>
          <w:tcPr>
            <w:tcW w:w="720" w:type="dxa"/>
          </w:tcPr>
          <w:p w14:paraId="3A9A693F" w14:textId="7FC592F3"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47"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t</m:t>
                    </m:r>
                  </m:e>
                  <m:sub>
                    <m:r>
                      <w:rPr>
                        <w:rFonts w:ascii="Cambria Math" w:hAnsi="Cambria Math" w:cs="Times New Roman"/>
                        <w:sz w:val="18"/>
                        <w:szCs w:val="18"/>
                        <w:lang w:val="en-GB"/>
                      </w:rPr>
                      <m:t>peak</m:t>
                    </m:r>
                  </m:sub>
                </m:sSub>
              </m:oMath>
            </m:oMathPara>
          </w:p>
        </w:tc>
        <w:tc>
          <w:tcPr>
            <w:tcW w:w="2936" w:type="dxa"/>
          </w:tcPr>
          <w:p w14:paraId="32C5ED39"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Mean of gamma distribution for SDA flux</w:t>
            </w:r>
          </w:p>
        </w:tc>
        <w:tc>
          <w:tcPr>
            <w:tcW w:w="936" w:type="dxa"/>
          </w:tcPr>
          <w:p w14:paraId="6E2A82A4"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3</w:t>
            </w:r>
          </w:p>
        </w:tc>
        <w:tc>
          <w:tcPr>
            <w:tcW w:w="990" w:type="dxa"/>
          </w:tcPr>
          <w:p w14:paraId="6FE2ACB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 80%</w:t>
            </w:r>
          </w:p>
        </w:tc>
        <w:tc>
          <w:tcPr>
            <w:tcW w:w="990" w:type="dxa"/>
          </w:tcPr>
          <w:p w14:paraId="66099C5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hr</w:t>
            </w:r>
          </w:p>
        </w:tc>
        <w:tc>
          <w:tcPr>
            <w:tcW w:w="4141" w:type="dxa"/>
          </w:tcPr>
          <w:p w14:paraId="19C05D3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Used in carbon flux model (see Appendix C, which informs Eq. C.5 in McMonagle et al., 2023)</w:t>
            </w:r>
          </w:p>
        </w:tc>
      </w:tr>
      <w:tr w:rsidR="002A3F53" w:rsidRPr="00DF5284" w14:paraId="44F36C3C" w14:textId="77777777" w:rsidTr="00B10824">
        <w:tc>
          <w:tcPr>
            <w:tcW w:w="720" w:type="dxa"/>
          </w:tcPr>
          <w:p w14:paraId="19F0D067" w14:textId="59A37BE5"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48"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t</m:t>
                    </m:r>
                  </m:e>
                  <m:sub>
                    <m:r>
                      <w:rPr>
                        <w:rFonts w:ascii="Cambria Math" w:hAnsi="Cambria Math" w:cs="Times New Roman"/>
                        <w:sz w:val="18"/>
                        <w:szCs w:val="18"/>
                        <w:lang w:val="en-GB"/>
                      </w:rPr>
                      <m:t>90</m:t>
                    </m:r>
                  </m:sub>
                </m:sSub>
              </m:oMath>
            </m:oMathPara>
          </w:p>
        </w:tc>
        <w:tc>
          <w:tcPr>
            <w:tcW w:w="2936" w:type="dxa"/>
          </w:tcPr>
          <w:p w14:paraId="7286659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Time to 90% SDA</w:t>
            </w:r>
          </w:p>
        </w:tc>
        <w:tc>
          <w:tcPr>
            <w:tcW w:w="936" w:type="dxa"/>
          </w:tcPr>
          <w:p w14:paraId="28F57408"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12</w:t>
            </w:r>
          </w:p>
        </w:tc>
        <w:tc>
          <w:tcPr>
            <w:tcW w:w="990" w:type="dxa"/>
          </w:tcPr>
          <w:p w14:paraId="6B7126B4"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(10, 14)</w:t>
            </w:r>
          </w:p>
        </w:tc>
        <w:tc>
          <w:tcPr>
            <w:tcW w:w="990" w:type="dxa"/>
          </w:tcPr>
          <w:p w14:paraId="6EE6B26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hr</w:t>
            </w:r>
          </w:p>
        </w:tc>
        <w:tc>
          <w:tcPr>
            <w:tcW w:w="4141" w:type="dxa"/>
          </w:tcPr>
          <w:p w14:paraId="2356687E"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Used in carbon flux model (see Appendix C, which informs Eq. C.5 in McMonagle et al., 2023)</w:t>
            </w:r>
          </w:p>
        </w:tc>
      </w:tr>
      <w:tr w:rsidR="002A3F53" w:rsidRPr="00DF5284" w14:paraId="1FECAC47" w14:textId="77777777" w:rsidTr="00B10824">
        <w:tc>
          <w:tcPr>
            <w:tcW w:w="720" w:type="dxa"/>
          </w:tcPr>
          <w:p w14:paraId="7995472B" w14:textId="6FD4F78D"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49"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E</m:t>
                    </m:r>
                  </m:e>
                  <m:sub>
                    <m:r>
                      <w:rPr>
                        <w:rFonts w:ascii="Cambria Math" w:hAnsi="Cambria Math" w:cs="Times New Roman"/>
                        <w:sz w:val="18"/>
                        <w:szCs w:val="18"/>
                        <w:lang w:val="en-GB"/>
                      </w:rPr>
                      <m:t>SDA</m:t>
                    </m:r>
                  </m:sub>
                </m:sSub>
              </m:oMath>
            </m:oMathPara>
          </w:p>
        </w:tc>
        <w:tc>
          <w:tcPr>
            <w:tcW w:w="2936" w:type="dxa"/>
          </w:tcPr>
          <w:p w14:paraId="1E83BE42"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Ratio SDA exported &gt; flux boundary</w:t>
            </w:r>
          </w:p>
        </w:tc>
        <w:tc>
          <w:tcPr>
            <w:tcW w:w="936" w:type="dxa"/>
          </w:tcPr>
          <w:p w14:paraId="3F26B667"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4B3071B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1C888E8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3DD1426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Calculated in carbon flux model (see Appendix C, Eq. C.5 in McMonagle et al., 2023)</w:t>
            </w:r>
          </w:p>
        </w:tc>
      </w:tr>
      <w:tr w:rsidR="002A3F53" w:rsidRPr="00DF5284" w14:paraId="12C5F7C5" w14:textId="77777777" w:rsidTr="00B10824">
        <w:tc>
          <w:tcPr>
            <w:tcW w:w="720" w:type="dxa"/>
          </w:tcPr>
          <w:p w14:paraId="7A236B11" w14:textId="5829C39F"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50"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C</m:t>
                    </m:r>
                  </m:e>
                  <m:sub>
                    <m:r>
                      <w:rPr>
                        <w:rFonts w:ascii="Cambria Math" w:hAnsi="Cambria Math" w:cs="Times New Roman"/>
                        <w:sz w:val="18"/>
                        <w:szCs w:val="18"/>
                        <w:lang w:val="en-GB"/>
                      </w:rPr>
                      <m:t>SDA</m:t>
                    </m:r>
                    <m:r>
                      <m:rPr>
                        <m:sty m:val="p"/>
                      </m:rPr>
                      <w:rPr>
                        <w:rFonts w:ascii="Cambria Math" w:hAnsi="Cambria Math" w:cs="Times New Roman"/>
                        <w:sz w:val="18"/>
                        <w:szCs w:val="18"/>
                        <w:lang w:val="en-GB"/>
                      </w:rPr>
                      <m:t>,</m:t>
                    </m:r>
                    <m:r>
                      <w:rPr>
                        <w:rFonts w:ascii="Cambria Math" w:hAnsi="Cambria Math" w:cs="Times New Roman"/>
                        <w:sz w:val="18"/>
                        <w:szCs w:val="18"/>
                        <w:lang w:val="en-GB"/>
                      </w:rPr>
                      <m:t>VM</m:t>
                    </m:r>
                  </m:sub>
                </m:sSub>
              </m:oMath>
            </m:oMathPara>
          </w:p>
        </w:tc>
        <w:tc>
          <w:tcPr>
            <w:tcW w:w="2936" w:type="dxa"/>
          </w:tcPr>
          <w:p w14:paraId="0DC89C0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SDA export flux (VM fish)</w:t>
            </w:r>
          </w:p>
        </w:tc>
        <w:tc>
          <w:tcPr>
            <w:tcW w:w="936" w:type="dxa"/>
          </w:tcPr>
          <w:p w14:paraId="6415D350"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3458950E"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455B10A1"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mg C/d</w:t>
            </w:r>
          </w:p>
        </w:tc>
        <w:tc>
          <w:tcPr>
            <w:tcW w:w="4141" w:type="dxa"/>
          </w:tcPr>
          <w:p w14:paraId="5199C276"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Calculated in Eq. 2a in McMonagle et al., 2023</w:t>
            </w:r>
          </w:p>
        </w:tc>
      </w:tr>
      <w:tr w:rsidR="002A3F53" w:rsidRPr="00DF5284" w14:paraId="0793ADFC" w14:textId="77777777" w:rsidTr="00B10824">
        <w:tc>
          <w:tcPr>
            <w:tcW w:w="720" w:type="dxa"/>
          </w:tcPr>
          <w:p w14:paraId="1E0F88BB" w14:textId="55429E13"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51"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C</m:t>
                    </m:r>
                  </m:e>
                  <m:sub>
                    <m:r>
                      <w:rPr>
                        <w:rFonts w:ascii="Cambria Math" w:hAnsi="Cambria Math" w:cs="Times New Roman"/>
                        <w:sz w:val="18"/>
                        <w:szCs w:val="18"/>
                        <w:lang w:val="en-GB"/>
                      </w:rPr>
                      <m:t>SDA</m:t>
                    </m:r>
                    <m:r>
                      <m:rPr>
                        <m:sty m:val="p"/>
                      </m:rPr>
                      <w:rPr>
                        <w:rFonts w:ascii="Cambria Math" w:hAnsi="Cambria Math" w:cs="Times New Roman"/>
                        <w:sz w:val="18"/>
                        <w:szCs w:val="18"/>
                        <w:lang w:val="en-GB"/>
                      </w:rPr>
                      <m:t>,</m:t>
                    </m:r>
                    <m:r>
                      <w:rPr>
                        <w:rFonts w:ascii="Cambria Math" w:hAnsi="Cambria Math" w:cs="Times New Roman"/>
                        <w:sz w:val="18"/>
                        <w:szCs w:val="18"/>
                        <w:lang w:val="en-GB"/>
                      </w:rPr>
                      <m:t>NM</m:t>
                    </m:r>
                  </m:sub>
                </m:sSub>
              </m:oMath>
            </m:oMathPara>
          </w:p>
        </w:tc>
        <w:tc>
          <w:tcPr>
            <w:tcW w:w="2936" w:type="dxa"/>
          </w:tcPr>
          <w:p w14:paraId="6D2EE9F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SDA export flux (NM fish)</w:t>
            </w:r>
          </w:p>
        </w:tc>
        <w:tc>
          <w:tcPr>
            <w:tcW w:w="936" w:type="dxa"/>
          </w:tcPr>
          <w:p w14:paraId="3BD1F388"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00788399"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2A5D3A3B"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mg C/d</w:t>
            </w:r>
          </w:p>
        </w:tc>
        <w:tc>
          <w:tcPr>
            <w:tcW w:w="4141" w:type="dxa"/>
          </w:tcPr>
          <w:p w14:paraId="558FC55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Calculated in Eq. 2b in McMonagle et al., 2023</w:t>
            </w:r>
          </w:p>
        </w:tc>
      </w:tr>
      <w:tr w:rsidR="002A3F53" w:rsidRPr="00DF5284" w14:paraId="11275590" w14:textId="77777777" w:rsidTr="00B10824">
        <w:tc>
          <w:tcPr>
            <w:tcW w:w="720" w:type="dxa"/>
          </w:tcPr>
          <w:p w14:paraId="105BCF46" w14:textId="77B72DA5"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52"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E</m:t>
                    </m:r>
                  </m:e>
                  <m:sub>
                    <m:r>
                      <w:rPr>
                        <w:rFonts w:ascii="Cambria Math" w:hAnsi="Cambria Math" w:cs="Times New Roman"/>
                        <w:sz w:val="18"/>
                        <w:szCs w:val="18"/>
                        <w:lang w:val="en-GB"/>
                      </w:rPr>
                      <m:t>F</m:t>
                    </m:r>
                  </m:sub>
                </m:sSub>
              </m:oMath>
            </m:oMathPara>
          </w:p>
        </w:tc>
        <w:tc>
          <w:tcPr>
            <w:tcW w:w="2936" w:type="dxa"/>
          </w:tcPr>
          <w:p w14:paraId="08CF6FCD"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Ratio of fecal egestion exported &gt; flux boundary</w:t>
            </w:r>
          </w:p>
        </w:tc>
        <w:tc>
          <w:tcPr>
            <w:tcW w:w="936" w:type="dxa"/>
          </w:tcPr>
          <w:p w14:paraId="1900BF40"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0.7</w:t>
            </w:r>
          </w:p>
        </w:tc>
        <w:tc>
          <w:tcPr>
            <w:tcW w:w="990" w:type="dxa"/>
          </w:tcPr>
          <w:p w14:paraId="4CB5C16E"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(0.5, 0.9)</w:t>
            </w:r>
          </w:p>
        </w:tc>
        <w:tc>
          <w:tcPr>
            <w:tcW w:w="990" w:type="dxa"/>
          </w:tcPr>
          <w:p w14:paraId="73CA883A"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3BD90F28"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Robison and Bailey 1981; Saba and Steinberg 2012</w:t>
            </w:r>
          </w:p>
        </w:tc>
      </w:tr>
      <w:tr w:rsidR="002A3F53" w:rsidRPr="00DF5284" w14:paraId="293F8ABE" w14:textId="77777777" w:rsidTr="00B10824">
        <w:tc>
          <w:tcPr>
            <w:tcW w:w="720" w:type="dxa"/>
          </w:tcPr>
          <w:p w14:paraId="7542A5D6" w14:textId="495EFE9D"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53"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C</m:t>
                    </m:r>
                  </m:e>
                  <m:sub>
                    <m:r>
                      <w:rPr>
                        <w:rFonts w:ascii="Cambria Math" w:hAnsi="Cambria Math" w:cs="Times New Roman"/>
                        <w:sz w:val="18"/>
                        <w:szCs w:val="18"/>
                        <w:lang w:val="en-GB"/>
                      </w:rPr>
                      <m:t>F</m:t>
                    </m:r>
                    <m:r>
                      <m:rPr>
                        <m:sty m:val="p"/>
                      </m:rPr>
                      <w:rPr>
                        <w:rFonts w:ascii="Cambria Math" w:hAnsi="Cambria Math" w:cs="Times New Roman"/>
                        <w:sz w:val="18"/>
                        <w:szCs w:val="18"/>
                        <w:lang w:val="en-GB"/>
                      </w:rPr>
                      <m:t>,</m:t>
                    </m:r>
                    <m:r>
                      <w:rPr>
                        <w:rFonts w:ascii="Cambria Math" w:hAnsi="Cambria Math" w:cs="Times New Roman"/>
                        <w:sz w:val="18"/>
                        <w:szCs w:val="18"/>
                        <w:lang w:val="en-GB"/>
                      </w:rPr>
                      <m:t>VM</m:t>
                    </m:r>
                  </m:sub>
                </m:sSub>
              </m:oMath>
            </m:oMathPara>
          </w:p>
        </w:tc>
        <w:tc>
          <w:tcPr>
            <w:tcW w:w="2936" w:type="dxa"/>
          </w:tcPr>
          <w:p w14:paraId="7C9D1E97"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Fecal pellet export flux (VM fish)</w:t>
            </w:r>
          </w:p>
        </w:tc>
        <w:tc>
          <w:tcPr>
            <w:tcW w:w="936" w:type="dxa"/>
          </w:tcPr>
          <w:p w14:paraId="32AB8808"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798E7A70"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69FC0B3A"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mg C/d</w:t>
            </w:r>
          </w:p>
        </w:tc>
        <w:tc>
          <w:tcPr>
            <w:tcW w:w="4141" w:type="dxa"/>
          </w:tcPr>
          <w:p w14:paraId="0547A988"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Calculated in Eq. 3a in McMonagle et al., 2023</w:t>
            </w:r>
          </w:p>
        </w:tc>
      </w:tr>
      <w:tr w:rsidR="002A3F53" w:rsidRPr="00DF5284" w14:paraId="6E88E6A4" w14:textId="77777777" w:rsidTr="00B10824">
        <w:tc>
          <w:tcPr>
            <w:tcW w:w="720" w:type="dxa"/>
          </w:tcPr>
          <w:p w14:paraId="0BB0AA49" w14:textId="5C5AA79F"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54"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C</m:t>
                    </m:r>
                  </m:e>
                  <m:sub>
                    <m:r>
                      <w:rPr>
                        <w:rFonts w:ascii="Cambria Math" w:hAnsi="Cambria Math" w:cs="Times New Roman"/>
                        <w:sz w:val="18"/>
                        <w:szCs w:val="18"/>
                        <w:lang w:val="en-GB"/>
                      </w:rPr>
                      <m:t>F</m:t>
                    </m:r>
                    <m:r>
                      <m:rPr>
                        <m:sty m:val="p"/>
                      </m:rPr>
                      <w:rPr>
                        <w:rFonts w:ascii="Cambria Math" w:hAnsi="Cambria Math" w:cs="Times New Roman"/>
                        <w:sz w:val="18"/>
                        <w:szCs w:val="18"/>
                        <w:lang w:val="en-GB"/>
                      </w:rPr>
                      <m:t>,</m:t>
                    </m:r>
                    <m:r>
                      <w:rPr>
                        <w:rFonts w:ascii="Cambria Math" w:hAnsi="Cambria Math" w:cs="Times New Roman"/>
                        <w:sz w:val="18"/>
                        <w:szCs w:val="18"/>
                        <w:lang w:val="en-GB"/>
                      </w:rPr>
                      <m:t>NM</m:t>
                    </m:r>
                  </m:sub>
                </m:sSub>
              </m:oMath>
            </m:oMathPara>
          </w:p>
        </w:tc>
        <w:tc>
          <w:tcPr>
            <w:tcW w:w="2936" w:type="dxa"/>
          </w:tcPr>
          <w:p w14:paraId="5B282AB8"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Fecal pellet export flux (NM fish)</w:t>
            </w:r>
          </w:p>
        </w:tc>
        <w:tc>
          <w:tcPr>
            <w:tcW w:w="936" w:type="dxa"/>
          </w:tcPr>
          <w:p w14:paraId="2EFBAAA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07CE083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061E912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mg C/d</w:t>
            </w:r>
          </w:p>
        </w:tc>
        <w:tc>
          <w:tcPr>
            <w:tcW w:w="4141" w:type="dxa"/>
          </w:tcPr>
          <w:p w14:paraId="5DB47211"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Calculated in Eq. 3b in McMonagle et al., 2023</w:t>
            </w:r>
          </w:p>
        </w:tc>
      </w:tr>
      <w:tr w:rsidR="002A3F53" w:rsidRPr="00DF5284" w14:paraId="55D87896" w14:textId="77777777" w:rsidTr="00B10824">
        <w:tc>
          <w:tcPr>
            <w:tcW w:w="720" w:type="dxa"/>
          </w:tcPr>
          <w:p w14:paraId="698E32A3" w14:textId="1CDD6FC2"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55"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E</m:t>
                    </m:r>
                  </m:e>
                  <m:sub>
                    <m:r>
                      <w:rPr>
                        <w:rFonts w:ascii="Cambria Math" w:hAnsi="Cambria Math" w:cs="Times New Roman"/>
                        <w:sz w:val="18"/>
                        <w:szCs w:val="18"/>
                        <w:lang w:val="en-GB"/>
                      </w:rPr>
                      <m:t>X</m:t>
                    </m:r>
                  </m:sub>
                </m:sSub>
              </m:oMath>
            </m:oMathPara>
          </w:p>
        </w:tc>
        <w:tc>
          <w:tcPr>
            <w:tcW w:w="2936" w:type="dxa"/>
          </w:tcPr>
          <w:p w14:paraId="7EDFBEFE"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Ratio of excreted carbon exported &gt; flux boundary</w:t>
            </w:r>
          </w:p>
        </w:tc>
        <w:tc>
          <w:tcPr>
            <w:tcW w:w="936" w:type="dxa"/>
          </w:tcPr>
          <w:p w14:paraId="68AF08E9"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0.75</w:t>
            </w:r>
          </w:p>
        </w:tc>
        <w:tc>
          <w:tcPr>
            <w:tcW w:w="990" w:type="dxa"/>
          </w:tcPr>
          <w:p w14:paraId="1DF5CF67"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(0.5, 1)</w:t>
            </w:r>
          </w:p>
        </w:tc>
        <w:tc>
          <w:tcPr>
            <w:tcW w:w="990" w:type="dxa"/>
          </w:tcPr>
          <w:p w14:paraId="7A22667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14C14749"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Assumed to be similar to export ratio of fecal egestion due to association with dense calcium carbonate</w:t>
            </w:r>
          </w:p>
        </w:tc>
      </w:tr>
      <w:tr w:rsidR="002A3F53" w:rsidRPr="00DF5284" w14:paraId="1735970E" w14:textId="77777777" w:rsidTr="00B10824">
        <w:tc>
          <w:tcPr>
            <w:tcW w:w="720" w:type="dxa"/>
          </w:tcPr>
          <w:p w14:paraId="2EB21E36" w14:textId="761515A7"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56"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X</m:t>
                    </m:r>
                  </m:e>
                  <m:sub>
                    <m:r>
                      <w:rPr>
                        <w:rFonts w:ascii="Cambria Math" w:hAnsi="Cambria Math" w:cs="Times New Roman"/>
                        <w:sz w:val="18"/>
                        <w:szCs w:val="18"/>
                        <w:lang w:val="en-GB"/>
                      </w:rPr>
                      <m:t>r</m:t>
                    </m:r>
                  </m:sub>
                </m:sSub>
              </m:oMath>
            </m:oMathPara>
          </w:p>
        </w:tc>
        <w:tc>
          <w:tcPr>
            <w:tcW w:w="2936" w:type="dxa"/>
          </w:tcPr>
          <w:p w14:paraId="752BE817"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Carbon excretion rate</w:t>
            </w:r>
          </w:p>
        </w:tc>
        <w:tc>
          <w:tcPr>
            <w:tcW w:w="936" w:type="dxa"/>
          </w:tcPr>
          <w:p w14:paraId="3073B89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0.008</w:t>
            </w:r>
          </w:p>
        </w:tc>
        <w:tc>
          <w:tcPr>
            <w:tcW w:w="990" w:type="dxa"/>
          </w:tcPr>
          <w:p w14:paraId="627E150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 80%</w:t>
            </w:r>
          </w:p>
        </w:tc>
        <w:tc>
          <w:tcPr>
            <w:tcW w:w="990" w:type="dxa"/>
          </w:tcPr>
          <w:p w14:paraId="19FAB8DE"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mg C/d</w:t>
            </w:r>
          </w:p>
        </w:tc>
        <w:tc>
          <w:tcPr>
            <w:tcW w:w="4141" w:type="dxa"/>
          </w:tcPr>
          <w:p w14:paraId="4292DD0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Wilson et al., 2009 and references therein</w:t>
            </w:r>
          </w:p>
        </w:tc>
      </w:tr>
      <w:tr w:rsidR="002A3F53" w:rsidRPr="00DF5284" w14:paraId="45850DC7" w14:textId="77777777" w:rsidTr="00B10824">
        <w:tc>
          <w:tcPr>
            <w:tcW w:w="720" w:type="dxa"/>
          </w:tcPr>
          <w:p w14:paraId="14D0CB1C" w14:textId="21ECA001"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57"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C</m:t>
                    </m:r>
                  </m:e>
                  <m:sub>
                    <m:r>
                      <w:rPr>
                        <w:rFonts w:ascii="Cambria Math" w:hAnsi="Cambria Math" w:cs="Times New Roman"/>
                        <w:sz w:val="18"/>
                        <w:szCs w:val="18"/>
                        <w:lang w:val="en-GB"/>
                      </w:rPr>
                      <m:t>X</m:t>
                    </m:r>
                    <m:r>
                      <m:rPr>
                        <m:sty m:val="p"/>
                      </m:rPr>
                      <w:rPr>
                        <w:rFonts w:ascii="Cambria Math" w:hAnsi="Cambria Math" w:cs="Times New Roman"/>
                        <w:sz w:val="18"/>
                        <w:szCs w:val="18"/>
                        <w:lang w:val="en-GB"/>
                      </w:rPr>
                      <m:t>,</m:t>
                    </m:r>
                    <m:r>
                      <w:rPr>
                        <w:rFonts w:ascii="Cambria Math" w:hAnsi="Cambria Math" w:cs="Times New Roman"/>
                        <w:sz w:val="18"/>
                        <w:szCs w:val="18"/>
                        <w:lang w:val="en-GB"/>
                      </w:rPr>
                      <m:t>VM</m:t>
                    </m:r>
                  </m:sub>
                </m:sSub>
              </m:oMath>
            </m:oMathPara>
          </w:p>
        </w:tc>
        <w:tc>
          <w:tcPr>
            <w:tcW w:w="2936" w:type="dxa"/>
          </w:tcPr>
          <w:p w14:paraId="174A2F1B"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Excretion export flux (VM fish)</w:t>
            </w:r>
          </w:p>
        </w:tc>
        <w:tc>
          <w:tcPr>
            <w:tcW w:w="936" w:type="dxa"/>
          </w:tcPr>
          <w:p w14:paraId="13FDCC4B"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0A93168B"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47D475F0"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mg C/d</w:t>
            </w:r>
          </w:p>
        </w:tc>
        <w:tc>
          <w:tcPr>
            <w:tcW w:w="4141" w:type="dxa"/>
          </w:tcPr>
          <w:p w14:paraId="3CBD4ECE"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Calculated in Eq. 4a in McMonagle et al., 2023</w:t>
            </w:r>
          </w:p>
        </w:tc>
      </w:tr>
      <w:tr w:rsidR="002A3F53" w:rsidRPr="00DF5284" w14:paraId="2425A999" w14:textId="77777777" w:rsidTr="00B10824">
        <w:tc>
          <w:tcPr>
            <w:tcW w:w="720" w:type="dxa"/>
          </w:tcPr>
          <w:p w14:paraId="63D64B55" w14:textId="0DC31544"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58"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C</m:t>
                    </m:r>
                  </m:e>
                  <m:sub>
                    <m:r>
                      <w:rPr>
                        <w:rFonts w:ascii="Cambria Math" w:hAnsi="Cambria Math" w:cs="Times New Roman"/>
                        <w:sz w:val="18"/>
                        <w:szCs w:val="18"/>
                        <w:lang w:val="en-GB"/>
                      </w:rPr>
                      <m:t>X</m:t>
                    </m:r>
                    <m:r>
                      <m:rPr>
                        <m:sty m:val="p"/>
                      </m:rPr>
                      <w:rPr>
                        <w:rFonts w:ascii="Cambria Math" w:hAnsi="Cambria Math" w:cs="Times New Roman"/>
                        <w:sz w:val="18"/>
                        <w:szCs w:val="18"/>
                        <w:lang w:val="en-GB"/>
                      </w:rPr>
                      <m:t>,</m:t>
                    </m:r>
                    <m:r>
                      <w:rPr>
                        <w:rFonts w:ascii="Cambria Math" w:hAnsi="Cambria Math" w:cs="Times New Roman"/>
                        <w:sz w:val="18"/>
                        <w:szCs w:val="18"/>
                        <w:lang w:val="en-GB"/>
                      </w:rPr>
                      <m:t>NM</m:t>
                    </m:r>
                  </m:sub>
                </m:sSub>
              </m:oMath>
            </m:oMathPara>
          </w:p>
        </w:tc>
        <w:tc>
          <w:tcPr>
            <w:tcW w:w="2936" w:type="dxa"/>
          </w:tcPr>
          <w:p w14:paraId="4FE8D504"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Excretion export flux (NM fish)</w:t>
            </w:r>
          </w:p>
        </w:tc>
        <w:tc>
          <w:tcPr>
            <w:tcW w:w="936" w:type="dxa"/>
          </w:tcPr>
          <w:p w14:paraId="3240EA8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7F72CC81"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721C7449"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mg C/d</w:t>
            </w:r>
          </w:p>
        </w:tc>
        <w:tc>
          <w:tcPr>
            <w:tcW w:w="4141" w:type="dxa"/>
          </w:tcPr>
          <w:p w14:paraId="48A60549"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Calculated in Eq. 4b in McMonagle et al., 2023</w:t>
            </w:r>
          </w:p>
        </w:tc>
      </w:tr>
      <w:tr w:rsidR="002A3F53" w:rsidRPr="00DF5284" w14:paraId="0B99A759" w14:textId="77777777" w:rsidTr="00B10824">
        <w:tc>
          <w:tcPr>
            <w:tcW w:w="720" w:type="dxa"/>
          </w:tcPr>
          <w:p w14:paraId="513A58C5" w14:textId="10138F73"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59"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L</m:t>
                    </m:r>
                  </m:e>
                  <m:sub>
                    <m:r>
                      <w:rPr>
                        <w:rFonts w:ascii="Cambria Math" w:hAnsi="Cambria Math" w:cs="Times New Roman"/>
                        <w:sz w:val="18"/>
                        <w:szCs w:val="18"/>
                        <w:lang w:val="en-GB"/>
                      </w:rPr>
                      <m:t>infinity</m:t>
                    </m:r>
                  </m:sub>
                </m:sSub>
              </m:oMath>
            </m:oMathPara>
          </w:p>
        </w:tc>
        <w:tc>
          <w:tcPr>
            <w:tcW w:w="2936" w:type="dxa"/>
          </w:tcPr>
          <w:p w14:paraId="08F50B56"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Asymptotic length of mesopelagic fish</w:t>
            </w:r>
          </w:p>
        </w:tc>
        <w:tc>
          <w:tcPr>
            <w:tcW w:w="936" w:type="dxa"/>
          </w:tcPr>
          <w:p w14:paraId="3BC0AAE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21</w:t>
            </w:r>
          </w:p>
        </w:tc>
        <w:tc>
          <w:tcPr>
            <w:tcW w:w="990" w:type="dxa"/>
          </w:tcPr>
          <w:p w14:paraId="696A00EA"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22B20167"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cm</w:t>
            </w:r>
          </w:p>
        </w:tc>
        <w:tc>
          <w:tcPr>
            <w:tcW w:w="4141" w:type="dxa"/>
          </w:tcPr>
          <w:p w14:paraId="21EC9194"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Gjøsaeter 1973; Childress et al., 1980; Wörner 1975</w:t>
            </w:r>
          </w:p>
        </w:tc>
      </w:tr>
      <w:tr w:rsidR="002A3F53" w:rsidRPr="00DF5284" w14:paraId="6883FDD3" w14:textId="77777777" w:rsidTr="00B10824">
        <w:tc>
          <w:tcPr>
            <w:tcW w:w="720" w:type="dxa"/>
          </w:tcPr>
          <w:p w14:paraId="44598E5A" w14:textId="5972D5AA"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r>
                  <w:rPr>
                    <w:rFonts w:ascii="Cambria Math" w:hAnsi="Cambria Math" w:cs="Times New Roman"/>
                    <w:sz w:val="18"/>
                    <w:szCs w:val="18"/>
                    <w:lang w:val="en-GB"/>
                  </w:rPr>
                  <m:t>K</m:t>
                </m:r>
              </m:oMath>
            </m:oMathPara>
          </w:p>
        </w:tc>
        <w:tc>
          <w:tcPr>
            <w:tcW w:w="2936" w:type="dxa"/>
          </w:tcPr>
          <w:p w14:paraId="73CF92E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Growth coefficient</w:t>
            </w:r>
          </w:p>
        </w:tc>
        <w:tc>
          <w:tcPr>
            <w:tcW w:w="936" w:type="dxa"/>
          </w:tcPr>
          <w:p w14:paraId="7D4466B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0.3</w:t>
            </w:r>
          </w:p>
        </w:tc>
        <w:tc>
          <w:tcPr>
            <w:tcW w:w="990" w:type="dxa"/>
          </w:tcPr>
          <w:p w14:paraId="44263601"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08F29A0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5E0B09CE"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Gjøsaeter 1973; Childress et al., 1980; Wörner 1975</w:t>
            </w:r>
          </w:p>
        </w:tc>
      </w:tr>
      <w:tr w:rsidR="002A3F53" w:rsidRPr="00DF5284" w14:paraId="49ABB985" w14:textId="77777777" w:rsidTr="00B10824">
        <w:tc>
          <w:tcPr>
            <w:tcW w:w="720" w:type="dxa"/>
          </w:tcPr>
          <w:p w14:paraId="15DF5DFB" w14:textId="257BBF04"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60"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a</m:t>
                    </m:r>
                  </m:e>
                  <m:sub>
                    <m:r>
                      <w:rPr>
                        <w:rFonts w:ascii="Cambria Math" w:hAnsi="Cambria Math" w:cs="Times New Roman"/>
                        <w:sz w:val="18"/>
                        <w:szCs w:val="18"/>
                        <w:lang w:val="en-GB"/>
                      </w:rPr>
                      <m:t>0</m:t>
                    </m:r>
                  </m:sub>
                </m:sSub>
              </m:oMath>
            </m:oMathPara>
          </w:p>
        </w:tc>
        <w:tc>
          <w:tcPr>
            <w:tcW w:w="2936" w:type="dxa"/>
          </w:tcPr>
          <w:p w14:paraId="595F467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Intercept in mortality rate equation</w:t>
            </w:r>
          </w:p>
        </w:tc>
        <w:tc>
          <w:tcPr>
            <w:tcW w:w="936" w:type="dxa"/>
          </w:tcPr>
          <w:p w14:paraId="371FF86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-0.0066</w:t>
            </w:r>
          </w:p>
        </w:tc>
        <w:tc>
          <w:tcPr>
            <w:tcW w:w="990" w:type="dxa"/>
          </w:tcPr>
          <w:p w14:paraId="6088B2A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773B5FFA"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3BDDDE7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Pauly 1980</w:t>
            </w:r>
          </w:p>
        </w:tc>
      </w:tr>
      <w:tr w:rsidR="002A3F53" w:rsidRPr="00DF5284" w14:paraId="4B356985" w14:textId="77777777" w:rsidTr="00B10824">
        <w:tc>
          <w:tcPr>
            <w:tcW w:w="720" w:type="dxa"/>
          </w:tcPr>
          <w:p w14:paraId="6BC934E4" w14:textId="175BB148"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61"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a</m:t>
                    </m:r>
                  </m:e>
                  <m:sub>
                    <m:r>
                      <w:rPr>
                        <w:rFonts w:ascii="Cambria Math" w:hAnsi="Cambria Math" w:cs="Times New Roman"/>
                        <w:sz w:val="18"/>
                        <w:szCs w:val="18"/>
                        <w:lang w:val="en-GB"/>
                      </w:rPr>
                      <m:t>1</m:t>
                    </m:r>
                  </m:sub>
                </m:sSub>
              </m:oMath>
            </m:oMathPara>
          </w:p>
        </w:tc>
        <w:tc>
          <w:tcPr>
            <w:tcW w:w="2936" w:type="dxa"/>
          </w:tcPr>
          <w:p w14:paraId="785CECFD"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Coefficient for asymptotic length</w:t>
            </w:r>
          </w:p>
        </w:tc>
        <w:tc>
          <w:tcPr>
            <w:tcW w:w="936" w:type="dxa"/>
          </w:tcPr>
          <w:p w14:paraId="1FFC900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-0.279</w:t>
            </w:r>
          </w:p>
        </w:tc>
        <w:tc>
          <w:tcPr>
            <w:tcW w:w="990" w:type="dxa"/>
          </w:tcPr>
          <w:p w14:paraId="372D7E5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67555CE5"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50D9B65A"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Pauly 1980</w:t>
            </w:r>
          </w:p>
        </w:tc>
      </w:tr>
      <w:tr w:rsidR="002A3F53" w:rsidRPr="00DF5284" w14:paraId="1FC8B7F3" w14:textId="77777777" w:rsidTr="00B10824">
        <w:tc>
          <w:tcPr>
            <w:tcW w:w="720" w:type="dxa"/>
          </w:tcPr>
          <w:p w14:paraId="722A4C15" w14:textId="33ACCCCE"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62"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a</m:t>
                    </m:r>
                  </m:e>
                  <m:sub>
                    <m:r>
                      <w:rPr>
                        <w:rFonts w:ascii="Cambria Math" w:hAnsi="Cambria Math" w:cs="Times New Roman"/>
                        <w:sz w:val="18"/>
                        <w:szCs w:val="18"/>
                        <w:lang w:val="en-GB"/>
                      </w:rPr>
                      <m:t>2</m:t>
                    </m:r>
                  </m:sub>
                </m:sSub>
              </m:oMath>
            </m:oMathPara>
          </w:p>
        </w:tc>
        <w:tc>
          <w:tcPr>
            <w:tcW w:w="2936" w:type="dxa"/>
          </w:tcPr>
          <w:p w14:paraId="269E6384"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Coefficient for growth coefficient</w:t>
            </w:r>
          </w:p>
        </w:tc>
        <w:tc>
          <w:tcPr>
            <w:tcW w:w="936" w:type="dxa"/>
          </w:tcPr>
          <w:p w14:paraId="255C7C79"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0.6543</w:t>
            </w:r>
          </w:p>
        </w:tc>
        <w:tc>
          <w:tcPr>
            <w:tcW w:w="990" w:type="dxa"/>
          </w:tcPr>
          <w:p w14:paraId="681FE64D"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2AD30897"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7CFD62EA"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Pauly 1980</w:t>
            </w:r>
          </w:p>
        </w:tc>
      </w:tr>
      <w:tr w:rsidR="002A3F53" w:rsidRPr="00DF5284" w14:paraId="684C3202" w14:textId="77777777" w:rsidTr="00B10824">
        <w:tc>
          <w:tcPr>
            <w:tcW w:w="720" w:type="dxa"/>
          </w:tcPr>
          <w:p w14:paraId="67ABB09C" w14:textId="0739D6C7"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63"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a</m:t>
                    </m:r>
                  </m:e>
                  <m:sub>
                    <m:r>
                      <w:rPr>
                        <w:rFonts w:ascii="Cambria Math" w:hAnsi="Cambria Math" w:cs="Times New Roman"/>
                        <w:sz w:val="18"/>
                        <w:szCs w:val="18"/>
                        <w:lang w:val="en-GB"/>
                      </w:rPr>
                      <m:t>3</m:t>
                    </m:r>
                  </m:sub>
                </m:sSub>
              </m:oMath>
            </m:oMathPara>
          </w:p>
        </w:tc>
        <w:tc>
          <w:tcPr>
            <w:tcW w:w="2936" w:type="dxa"/>
          </w:tcPr>
          <w:p w14:paraId="76D9098D"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Coefficient for mean water temperature</w:t>
            </w:r>
          </w:p>
        </w:tc>
        <w:tc>
          <w:tcPr>
            <w:tcW w:w="936" w:type="dxa"/>
          </w:tcPr>
          <w:p w14:paraId="7F50700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0.4634</w:t>
            </w:r>
          </w:p>
        </w:tc>
        <w:tc>
          <w:tcPr>
            <w:tcW w:w="990" w:type="dxa"/>
          </w:tcPr>
          <w:p w14:paraId="4BE624CA"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571E4368"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3F0CC772"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Pauly 1980</w:t>
            </w:r>
          </w:p>
        </w:tc>
      </w:tr>
      <w:tr w:rsidR="002A3F53" w:rsidRPr="00DF5284" w14:paraId="36EEB633" w14:textId="77777777" w:rsidTr="00B10824">
        <w:tc>
          <w:tcPr>
            <w:tcW w:w="720" w:type="dxa"/>
          </w:tcPr>
          <w:p w14:paraId="4F7A4B90" w14:textId="50F13EE6"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r>
                  <w:rPr>
                    <w:rFonts w:ascii="Cambria Math" w:hAnsi="Cambria Math" w:cs="Times New Roman"/>
                    <w:sz w:val="18"/>
                    <w:szCs w:val="18"/>
                    <w:lang w:val="en-GB"/>
                  </w:rPr>
                  <m:t>μ</m:t>
                </m:r>
              </m:oMath>
            </m:oMathPara>
          </w:p>
        </w:tc>
        <w:tc>
          <w:tcPr>
            <w:tcW w:w="2936" w:type="dxa"/>
          </w:tcPr>
          <w:p w14:paraId="59EDC6E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Annual instantaneous mortality rate (VM and NM fish)</w:t>
            </w:r>
          </w:p>
        </w:tc>
        <w:tc>
          <w:tcPr>
            <w:tcW w:w="936" w:type="dxa"/>
          </w:tcPr>
          <w:p w14:paraId="11F5B092"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0.606</w:t>
            </w:r>
          </w:p>
        </w:tc>
        <w:tc>
          <w:tcPr>
            <w:tcW w:w="990" w:type="dxa"/>
          </w:tcPr>
          <w:p w14:paraId="19837A2D"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 50%</w:t>
            </w:r>
          </w:p>
        </w:tc>
        <w:tc>
          <w:tcPr>
            <w:tcW w:w="990" w:type="dxa"/>
          </w:tcPr>
          <w:p w14:paraId="63F2DF78"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7773F79A"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Calculated in Eq. 5a in McMonagle et al., 2023</w:t>
            </w:r>
          </w:p>
        </w:tc>
      </w:tr>
      <w:tr w:rsidR="002A3F53" w:rsidRPr="00DF5284" w14:paraId="1312D601" w14:textId="77777777" w:rsidTr="00B10824">
        <w:tc>
          <w:tcPr>
            <w:tcW w:w="720" w:type="dxa"/>
          </w:tcPr>
          <w:p w14:paraId="37E7E75E" w14:textId="5206D6A5"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64"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C</m:t>
                    </m:r>
                  </m:e>
                  <m:sub>
                    <m:r>
                      <w:rPr>
                        <w:rFonts w:ascii="Cambria Math" w:hAnsi="Cambria Math" w:cs="Times New Roman"/>
                        <w:sz w:val="18"/>
                        <w:szCs w:val="18"/>
                        <w:lang w:val="en-GB"/>
                      </w:rPr>
                      <m:t>μ</m:t>
                    </m:r>
                    <m:r>
                      <m:rPr>
                        <m:sty m:val="p"/>
                      </m:rPr>
                      <w:rPr>
                        <w:rFonts w:ascii="Cambria Math" w:hAnsi="Cambria Math" w:cs="Times New Roman"/>
                        <w:sz w:val="18"/>
                        <w:szCs w:val="18"/>
                        <w:lang w:val="en-GB"/>
                      </w:rPr>
                      <m:t>,</m:t>
                    </m:r>
                    <m:r>
                      <w:rPr>
                        <w:rFonts w:ascii="Cambria Math" w:hAnsi="Cambria Math" w:cs="Times New Roman"/>
                        <w:sz w:val="18"/>
                        <w:szCs w:val="18"/>
                        <w:lang w:val="en-GB"/>
                      </w:rPr>
                      <m:t>VM</m:t>
                    </m:r>
                  </m:sub>
                </m:sSub>
              </m:oMath>
            </m:oMathPara>
          </w:p>
        </w:tc>
        <w:tc>
          <w:tcPr>
            <w:tcW w:w="2936" w:type="dxa"/>
          </w:tcPr>
          <w:p w14:paraId="2006821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Mortality export flux (VM fish)</w:t>
            </w:r>
          </w:p>
        </w:tc>
        <w:tc>
          <w:tcPr>
            <w:tcW w:w="936" w:type="dxa"/>
          </w:tcPr>
          <w:p w14:paraId="34BAA3D2"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772B90D8"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5D609B57"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mg C/d</w:t>
            </w:r>
          </w:p>
        </w:tc>
        <w:tc>
          <w:tcPr>
            <w:tcW w:w="4141" w:type="dxa"/>
          </w:tcPr>
          <w:p w14:paraId="5E342F98"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Calculated in Eq. 5b in McMonagle et al., 2023</w:t>
            </w:r>
          </w:p>
        </w:tc>
      </w:tr>
      <w:tr w:rsidR="002A3F53" w:rsidRPr="00DF5284" w14:paraId="714691CD" w14:textId="77777777" w:rsidTr="00B10824">
        <w:tc>
          <w:tcPr>
            <w:tcW w:w="720" w:type="dxa"/>
          </w:tcPr>
          <w:p w14:paraId="65A21E43" w14:textId="6B6550A7"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65"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C</m:t>
                    </m:r>
                  </m:e>
                  <m:sub>
                    <m:r>
                      <w:rPr>
                        <w:rFonts w:ascii="Cambria Math" w:hAnsi="Cambria Math" w:cs="Times New Roman"/>
                        <w:sz w:val="18"/>
                        <w:szCs w:val="18"/>
                        <w:lang w:val="en-GB"/>
                      </w:rPr>
                      <m:t>μ</m:t>
                    </m:r>
                    <m:r>
                      <m:rPr>
                        <m:sty m:val="p"/>
                      </m:rPr>
                      <w:rPr>
                        <w:rFonts w:ascii="Cambria Math" w:hAnsi="Cambria Math" w:cs="Times New Roman"/>
                        <w:sz w:val="18"/>
                        <w:szCs w:val="18"/>
                        <w:lang w:val="en-GB"/>
                      </w:rPr>
                      <m:t>,</m:t>
                    </m:r>
                    <m:r>
                      <w:rPr>
                        <w:rFonts w:ascii="Cambria Math" w:hAnsi="Cambria Math" w:cs="Times New Roman"/>
                        <w:sz w:val="18"/>
                        <w:szCs w:val="18"/>
                        <w:lang w:val="en-GB"/>
                      </w:rPr>
                      <m:t>NM</m:t>
                    </m:r>
                  </m:sub>
                </m:sSub>
              </m:oMath>
            </m:oMathPara>
          </w:p>
        </w:tc>
        <w:tc>
          <w:tcPr>
            <w:tcW w:w="2936" w:type="dxa"/>
          </w:tcPr>
          <w:p w14:paraId="633D601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Mortality export flux (NM fish)</w:t>
            </w:r>
          </w:p>
        </w:tc>
        <w:tc>
          <w:tcPr>
            <w:tcW w:w="936" w:type="dxa"/>
          </w:tcPr>
          <w:p w14:paraId="449D63B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65087219"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100E0F8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mg C/d</w:t>
            </w:r>
          </w:p>
        </w:tc>
        <w:tc>
          <w:tcPr>
            <w:tcW w:w="4141" w:type="dxa"/>
          </w:tcPr>
          <w:p w14:paraId="0675D3A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Calculated in Eq. 5c in McMonagle et al., 2023</w:t>
            </w:r>
          </w:p>
        </w:tc>
      </w:tr>
      <w:tr w:rsidR="002A3F53" w:rsidRPr="00DF5284" w14:paraId="2A5D5B8B" w14:textId="77777777" w:rsidTr="00B10824">
        <w:tc>
          <w:tcPr>
            <w:tcW w:w="720" w:type="dxa"/>
          </w:tcPr>
          <w:p w14:paraId="3B88C063" w14:textId="28D41945"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66"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Q</m:t>
                    </m:r>
                  </m:e>
                  <m:sub>
                    <m:r>
                      <w:rPr>
                        <w:rFonts w:ascii="Cambria Math" w:hAnsi="Cambria Math" w:cs="Times New Roman"/>
                        <w:sz w:val="18"/>
                        <w:szCs w:val="18"/>
                        <w:lang w:val="en-GB"/>
                      </w:rPr>
                      <m:t>ox</m:t>
                    </m:r>
                  </m:sub>
                </m:sSub>
              </m:oMath>
            </m:oMathPara>
          </w:p>
        </w:tc>
        <w:tc>
          <w:tcPr>
            <w:tcW w:w="2936" w:type="dxa"/>
          </w:tcPr>
          <w:p w14:paraId="2BFEFB5D"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Oxycalorific coefficient</w:t>
            </w:r>
          </w:p>
        </w:tc>
        <w:tc>
          <w:tcPr>
            <w:tcW w:w="936" w:type="dxa"/>
          </w:tcPr>
          <w:p w14:paraId="6FFDE1C5"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0.0134</w:t>
            </w:r>
          </w:p>
        </w:tc>
        <w:tc>
          <w:tcPr>
            <w:tcW w:w="990" w:type="dxa"/>
          </w:tcPr>
          <w:p w14:paraId="79CB2B3D"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 10%</w:t>
            </w:r>
          </w:p>
        </w:tc>
        <w:tc>
          <w:tcPr>
            <w:tcW w:w="990" w:type="dxa"/>
          </w:tcPr>
          <w:p w14:paraId="0246B9ED"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kJ/mg O</w:t>
            </w:r>
            <w:r w:rsidRPr="00DF5284">
              <w:rPr>
                <w:rFonts w:ascii="Times New Roman" w:eastAsia="Times New Roman" w:hAnsi="Times New Roman" w:cs="Times New Roman"/>
                <w:color w:val="000000"/>
                <w:sz w:val="18"/>
                <w:szCs w:val="18"/>
                <w:vertAlign w:val="subscript"/>
                <w:lang w:val="en-GB"/>
              </w:rPr>
              <w:t>2</w:t>
            </w:r>
          </w:p>
        </w:tc>
        <w:tc>
          <w:tcPr>
            <w:tcW w:w="4141" w:type="dxa"/>
          </w:tcPr>
          <w:p w14:paraId="6E5768D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Jobling 1994</w:t>
            </w:r>
          </w:p>
        </w:tc>
      </w:tr>
      <w:tr w:rsidR="002A3F53" w:rsidRPr="00DF5284" w14:paraId="7F65E23E" w14:textId="77777777" w:rsidTr="00B10824">
        <w:tc>
          <w:tcPr>
            <w:tcW w:w="720" w:type="dxa"/>
          </w:tcPr>
          <w:p w14:paraId="014DC64D" w14:textId="6BDA369E"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67"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R</m:t>
                    </m:r>
                  </m:e>
                  <m:sub>
                    <m:r>
                      <w:rPr>
                        <w:rFonts w:ascii="Cambria Math" w:hAnsi="Cambria Math" w:cs="Times New Roman"/>
                        <w:sz w:val="18"/>
                        <w:szCs w:val="18"/>
                        <w:lang w:val="en-GB"/>
                      </w:rPr>
                      <m:t>Q</m:t>
                    </m:r>
                  </m:sub>
                </m:sSub>
              </m:oMath>
            </m:oMathPara>
          </w:p>
        </w:tc>
        <w:tc>
          <w:tcPr>
            <w:tcW w:w="2936" w:type="dxa"/>
          </w:tcPr>
          <w:p w14:paraId="0A6620C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Respiratory quotient</w:t>
            </w:r>
          </w:p>
        </w:tc>
        <w:tc>
          <w:tcPr>
            <w:tcW w:w="936" w:type="dxa"/>
          </w:tcPr>
          <w:p w14:paraId="0B0399CE"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1.35</w:t>
            </w:r>
          </w:p>
        </w:tc>
        <w:tc>
          <w:tcPr>
            <w:tcW w:w="990" w:type="dxa"/>
          </w:tcPr>
          <w:p w14:paraId="243039D2"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(0.7, 2)</w:t>
            </w:r>
          </w:p>
        </w:tc>
        <w:tc>
          <w:tcPr>
            <w:tcW w:w="990" w:type="dxa"/>
          </w:tcPr>
          <w:p w14:paraId="6926F9CA"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1749A5A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Brett and Groves 1979; Jobling 1994</w:t>
            </w:r>
          </w:p>
        </w:tc>
      </w:tr>
      <w:tr w:rsidR="002A3F53" w:rsidRPr="00DF5284" w14:paraId="3843696B" w14:textId="77777777" w:rsidTr="00B10824">
        <w:tc>
          <w:tcPr>
            <w:tcW w:w="720" w:type="dxa"/>
          </w:tcPr>
          <w:p w14:paraId="368F1415" w14:textId="2D6E4156"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68"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D</m:t>
                    </m:r>
                  </m:e>
                  <m:sub>
                    <m:r>
                      <w:rPr>
                        <w:rFonts w:ascii="Cambria Math" w:hAnsi="Cambria Math" w:cs="Times New Roman"/>
                        <w:sz w:val="18"/>
                        <w:szCs w:val="18"/>
                        <w:lang w:val="en-GB"/>
                      </w:rPr>
                      <m:t>max</m:t>
                    </m:r>
                  </m:sub>
                </m:sSub>
              </m:oMath>
            </m:oMathPara>
          </w:p>
        </w:tc>
        <w:tc>
          <w:tcPr>
            <w:tcW w:w="2936" w:type="dxa"/>
          </w:tcPr>
          <w:p w14:paraId="1DD9A7F6"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Maximum depth of migration of VM fish</w:t>
            </w:r>
          </w:p>
        </w:tc>
        <w:tc>
          <w:tcPr>
            <w:tcW w:w="936" w:type="dxa"/>
          </w:tcPr>
          <w:p w14:paraId="420D4536"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500</w:t>
            </w:r>
          </w:p>
        </w:tc>
        <w:tc>
          <w:tcPr>
            <w:tcW w:w="990" w:type="dxa"/>
          </w:tcPr>
          <w:p w14:paraId="122505FB"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(300, 700)</w:t>
            </w:r>
          </w:p>
        </w:tc>
        <w:tc>
          <w:tcPr>
            <w:tcW w:w="990" w:type="dxa"/>
          </w:tcPr>
          <w:p w14:paraId="31632E19"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w:t>
            </w:r>
          </w:p>
        </w:tc>
        <w:tc>
          <w:tcPr>
            <w:tcW w:w="4141" w:type="dxa"/>
          </w:tcPr>
          <w:p w14:paraId="44EC4C99"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 xml:space="preserve">Based on results of vertical distribution (Fig. </w:t>
            </w:r>
            <w:r w:rsidRPr="00DF5284">
              <w:rPr>
                <w:rFonts w:ascii="Times New Roman" w:eastAsia="Times New Roman" w:hAnsi="Times New Roman" w:cs="Times New Roman"/>
                <w:sz w:val="18"/>
                <w:szCs w:val="18"/>
                <w:lang w:val="en-GB"/>
              </w:rPr>
              <w:t>6</w:t>
            </w:r>
            <w:r w:rsidRPr="00DF5284">
              <w:rPr>
                <w:rFonts w:ascii="Times New Roman" w:eastAsia="Times New Roman" w:hAnsi="Times New Roman" w:cs="Times New Roman"/>
                <w:color w:val="000000"/>
                <w:sz w:val="18"/>
                <w:szCs w:val="18"/>
                <w:lang w:val="en-GB"/>
              </w:rPr>
              <w:t>)</w:t>
            </w:r>
          </w:p>
        </w:tc>
      </w:tr>
      <w:tr w:rsidR="002A3F53" w:rsidRPr="00DF5284" w14:paraId="787CC68C" w14:textId="77777777" w:rsidTr="00B10824">
        <w:tc>
          <w:tcPr>
            <w:tcW w:w="720" w:type="dxa"/>
          </w:tcPr>
          <w:p w14:paraId="31BCAD12" w14:textId="79CD5655"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69"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D</m:t>
                    </m:r>
                  </m:e>
                  <m:sub>
                    <m:r>
                      <w:rPr>
                        <w:rFonts w:ascii="Cambria Math" w:hAnsi="Cambria Math" w:cs="Times New Roman"/>
                        <w:sz w:val="18"/>
                        <w:szCs w:val="18"/>
                        <w:lang w:val="en-GB"/>
                      </w:rPr>
                      <m:t>min</m:t>
                    </m:r>
                  </m:sub>
                </m:sSub>
              </m:oMath>
            </m:oMathPara>
          </w:p>
        </w:tc>
        <w:tc>
          <w:tcPr>
            <w:tcW w:w="2936" w:type="dxa"/>
          </w:tcPr>
          <w:p w14:paraId="02B96FEE"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Minimum depth of migration for VM fish</w:t>
            </w:r>
          </w:p>
        </w:tc>
        <w:tc>
          <w:tcPr>
            <w:tcW w:w="936" w:type="dxa"/>
          </w:tcPr>
          <w:p w14:paraId="1F079CE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50</w:t>
            </w:r>
          </w:p>
        </w:tc>
        <w:tc>
          <w:tcPr>
            <w:tcW w:w="990" w:type="dxa"/>
          </w:tcPr>
          <w:p w14:paraId="021C3B65"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(10, 100)</w:t>
            </w:r>
          </w:p>
        </w:tc>
        <w:tc>
          <w:tcPr>
            <w:tcW w:w="990" w:type="dxa"/>
          </w:tcPr>
          <w:p w14:paraId="101F4F8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w:t>
            </w:r>
          </w:p>
        </w:tc>
        <w:tc>
          <w:tcPr>
            <w:tcW w:w="4141" w:type="dxa"/>
          </w:tcPr>
          <w:p w14:paraId="1C3A027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 xml:space="preserve">Based on results of vertical distribution (Fig. </w:t>
            </w:r>
            <w:r w:rsidRPr="00DF5284">
              <w:rPr>
                <w:rFonts w:ascii="Times New Roman" w:eastAsia="Times New Roman" w:hAnsi="Times New Roman" w:cs="Times New Roman"/>
                <w:sz w:val="18"/>
                <w:szCs w:val="18"/>
                <w:lang w:val="en-GB"/>
              </w:rPr>
              <w:t>6</w:t>
            </w:r>
            <w:r w:rsidRPr="00DF5284">
              <w:rPr>
                <w:rFonts w:ascii="Times New Roman" w:eastAsia="Times New Roman" w:hAnsi="Times New Roman" w:cs="Times New Roman"/>
                <w:color w:val="000000"/>
                <w:sz w:val="18"/>
                <w:szCs w:val="18"/>
                <w:lang w:val="en-GB"/>
              </w:rPr>
              <w:t>)</w:t>
            </w:r>
          </w:p>
        </w:tc>
      </w:tr>
      <w:tr w:rsidR="002A3F53" w:rsidRPr="00DF5284" w14:paraId="2B3C7E94" w14:textId="77777777" w:rsidTr="00B10824">
        <w:tc>
          <w:tcPr>
            <w:tcW w:w="720" w:type="dxa"/>
          </w:tcPr>
          <w:p w14:paraId="28638310" w14:textId="5575EFC4"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r>
                  <w:rPr>
                    <w:rFonts w:ascii="Cambria Math" w:hAnsi="Cambria Math" w:cs="Times New Roman"/>
                    <w:sz w:val="18"/>
                    <w:szCs w:val="18"/>
                    <w:lang w:val="en-GB"/>
                  </w:rPr>
                  <m:t>B</m:t>
                </m:r>
              </m:oMath>
            </m:oMathPara>
          </w:p>
        </w:tc>
        <w:tc>
          <w:tcPr>
            <w:tcW w:w="2936" w:type="dxa"/>
          </w:tcPr>
          <w:p w14:paraId="72B5293B"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Flux boundary</w:t>
            </w:r>
          </w:p>
        </w:tc>
        <w:tc>
          <w:tcPr>
            <w:tcW w:w="936" w:type="dxa"/>
          </w:tcPr>
          <w:p w14:paraId="2AFBB106"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200</w:t>
            </w:r>
          </w:p>
        </w:tc>
        <w:tc>
          <w:tcPr>
            <w:tcW w:w="990" w:type="dxa"/>
          </w:tcPr>
          <w:p w14:paraId="14C2FEE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(199, 201)</w:t>
            </w:r>
          </w:p>
        </w:tc>
        <w:tc>
          <w:tcPr>
            <w:tcW w:w="990" w:type="dxa"/>
          </w:tcPr>
          <w:p w14:paraId="17BAE2CE"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w:t>
            </w:r>
          </w:p>
        </w:tc>
        <w:tc>
          <w:tcPr>
            <w:tcW w:w="4141" w:type="dxa"/>
          </w:tcPr>
          <w:p w14:paraId="779BB35A" w14:textId="72D1AE31"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Either 200 m (commonly used fish carbon flux boundary) or 500 m. The 500 m flux boundary is only allowed to vary from 499 to 501 m.</w:t>
            </w:r>
          </w:p>
        </w:tc>
      </w:tr>
      <w:tr w:rsidR="002A3F53" w:rsidRPr="00DF5284" w14:paraId="0A44E39B" w14:textId="77777777" w:rsidTr="00B10824">
        <w:tc>
          <w:tcPr>
            <w:tcW w:w="720" w:type="dxa"/>
          </w:tcPr>
          <w:p w14:paraId="1961EA34" w14:textId="287C19D5"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r>
                  <w:rPr>
                    <w:rFonts w:ascii="Cambria Math" w:hAnsi="Cambria Math" w:cs="Times New Roman"/>
                    <w:sz w:val="18"/>
                    <w:szCs w:val="18"/>
                    <w:lang w:val="en-GB"/>
                  </w:rPr>
                  <m:t>S</m:t>
                </m:r>
              </m:oMath>
            </m:oMathPara>
          </w:p>
        </w:tc>
        <w:tc>
          <w:tcPr>
            <w:tcW w:w="2936" w:type="dxa"/>
          </w:tcPr>
          <w:p w14:paraId="46CB8C39"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Migration swimming speed (VM fish)</w:t>
            </w:r>
          </w:p>
        </w:tc>
        <w:tc>
          <w:tcPr>
            <w:tcW w:w="936" w:type="dxa"/>
          </w:tcPr>
          <w:p w14:paraId="09CF40B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0.04</w:t>
            </w:r>
          </w:p>
        </w:tc>
        <w:tc>
          <w:tcPr>
            <w:tcW w:w="990" w:type="dxa"/>
          </w:tcPr>
          <w:p w14:paraId="6EF1CC45"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(0.02, 0.059)</w:t>
            </w:r>
          </w:p>
        </w:tc>
        <w:tc>
          <w:tcPr>
            <w:tcW w:w="990" w:type="dxa"/>
          </w:tcPr>
          <w:p w14:paraId="4D366A94"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m/s</w:t>
            </w:r>
          </w:p>
        </w:tc>
        <w:tc>
          <w:tcPr>
            <w:tcW w:w="4141" w:type="dxa"/>
          </w:tcPr>
          <w:p w14:paraId="3BA37ED1"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 xml:space="preserve">Derived from R/V </w:t>
            </w:r>
            <w:r w:rsidRPr="00DF5284">
              <w:rPr>
                <w:rFonts w:ascii="Times New Roman" w:eastAsia="Times New Roman" w:hAnsi="Times New Roman" w:cs="Times New Roman"/>
                <w:i/>
                <w:color w:val="000000"/>
                <w:sz w:val="18"/>
                <w:szCs w:val="18"/>
                <w:lang w:val="en-GB"/>
              </w:rPr>
              <w:t xml:space="preserve">James Cook </w:t>
            </w:r>
            <w:r w:rsidRPr="00DF5284">
              <w:rPr>
                <w:rFonts w:ascii="Times New Roman" w:eastAsia="Times New Roman" w:hAnsi="Times New Roman" w:cs="Times New Roman"/>
                <w:color w:val="000000"/>
                <w:sz w:val="18"/>
                <w:szCs w:val="18"/>
                <w:lang w:val="en-GB"/>
              </w:rPr>
              <w:t>acoustic data at 38 kHz</w:t>
            </w:r>
          </w:p>
        </w:tc>
      </w:tr>
      <w:tr w:rsidR="002A3F53" w:rsidRPr="00DF5284" w14:paraId="53A0D404" w14:textId="77777777" w:rsidTr="00B10824">
        <w:tc>
          <w:tcPr>
            <w:tcW w:w="720" w:type="dxa"/>
          </w:tcPr>
          <w:p w14:paraId="4A42438D" w14:textId="3BF7BBDF"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70"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e</m:t>
                    </m:r>
                  </m:e>
                  <m:sub>
                    <m:r>
                      <w:rPr>
                        <w:rFonts w:ascii="Cambria Math" w:hAnsi="Cambria Math" w:cs="Times New Roman"/>
                        <w:sz w:val="18"/>
                        <w:szCs w:val="18"/>
                        <w:lang w:val="en-GB"/>
                      </w:rPr>
                      <m:t>p</m:t>
                    </m:r>
                  </m:sub>
                </m:sSub>
              </m:oMath>
            </m:oMathPara>
          </w:p>
        </w:tc>
        <w:tc>
          <w:tcPr>
            <w:tcW w:w="2936" w:type="dxa"/>
          </w:tcPr>
          <w:p w14:paraId="17B3E66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Energy density of fecal pellets</w:t>
            </w:r>
          </w:p>
        </w:tc>
        <w:tc>
          <w:tcPr>
            <w:tcW w:w="936" w:type="dxa"/>
          </w:tcPr>
          <w:p w14:paraId="6B9BDE1A"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2</w:t>
            </w:r>
          </w:p>
        </w:tc>
        <w:tc>
          <w:tcPr>
            <w:tcW w:w="990" w:type="dxa"/>
          </w:tcPr>
          <w:p w14:paraId="55A48AF9"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(0.6, 3.5)</w:t>
            </w:r>
          </w:p>
        </w:tc>
        <w:tc>
          <w:tcPr>
            <w:tcW w:w="990" w:type="dxa"/>
          </w:tcPr>
          <w:p w14:paraId="24745224"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kcal/g DW</w:t>
            </w:r>
          </w:p>
        </w:tc>
        <w:tc>
          <w:tcPr>
            <w:tcW w:w="4141" w:type="dxa"/>
          </w:tcPr>
          <w:p w14:paraId="1D800732"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Bailey and Robertson 1982</w:t>
            </w:r>
          </w:p>
        </w:tc>
      </w:tr>
      <w:tr w:rsidR="002A3F53" w:rsidRPr="00DF5284" w14:paraId="1FE4DF40" w14:textId="77777777" w:rsidTr="00B10824">
        <w:tc>
          <w:tcPr>
            <w:tcW w:w="720" w:type="dxa"/>
          </w:tcPr>
          <w:p w14:paraId="3AB38421" w14:textId="29EF3C65"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71"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C</m:t>
                    </m:r>
                  </m:e>
                  <m:sub>
                    <m:r>
                      <w:rPr>
                        <w:rFonts w:ascii="Cambria Math" w:hAnsi="Cambria Math" w:cs="Times New Roman"/>
                        <w:sz w:val="18"/>
                        <w:szCs w:val="18"/>
                        <w:lang w:val="en-GB"/>
                      </w:rPr>
                      <m:t>p</m:t>
                    </m:r>
                  </m:sub>
                </m:sSub>
              </m:oMath>
            </m:oMathPara>
          </w:p>
        </w:tc>
        <w:tc>
          <w:tcPr>
            <w:tcW w:w="2936" w:type="dxa"/>
          </w:tcPr>
          <w:p w14:paraId="027ACB88"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Ratio of carbon to dry weight of fecal pellets</w:t>
            </w:r>
          </w:p>
        </w:tc>
        <w:tc>
          <w:tcPr>
            <w:tcW w:w="936" w:type="dxa"/>
          </w:tcPr>
          <w:p w14:paraId="3BDECA11"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0.075</w:t>
            </w:r>
          </w:p>
        </w:tc>
        <w:tc>
          <w:tcPr>
            <w:tcW w:w="990" w:type="dxa"/>
          </w:tcPr>
          <w:p w14:paraId="6CFAC7B7"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(0.05, 0.1)</w:t>
            </w:r>
          </w:p>
        </w:tc>
        <w:tc>
          <w:tcPr>
            <w:tcW w:w="990" w:type="dxa"/>
          </w:tcPr>
          <w:p w14:paraId="6BCCAAA5"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25BB5CD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Saba and Steinberg 2012</w:t>
            </w:r>
          </w:p>
        </w:tc>
      </w:tr>
      <w:tr w:rsidR="002A3F53" w:rsidRPr="00DF5284" w14:paraId="00F08534" w14:textId="77777777" w:rsidTr="00B10824">
        <w:tc>
          <w:tcPr>
            <w:tcW w:w="720" w:type="dxa"/>
          </w:tcPr>
          <w:p w14:paraId="2DE753D0" w14:textId="59ECB51F"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72"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C</m:t>
                    </m:r>
                  </m:e>
                  <m:sub>
                    <m:r>
                      <w:rPr>
                        <w:rFonts w:ascii="Cambria Math" w:hAnsi="Cambria Math" w:cs="Times New Roman"/>
                        <w:sz w:val="18"/>
                        <w:szCs w:val="18"/>
                        <w:lang w:val="en-GB"/>
                      </w:rPr>
                      <m:t>c</m:t>
                    </m:r>
                  </m:sub>
                </m:sSub>
              </m:oMath>
            </m:oMathPara>
          </w:p>
        </w:tc>
        <w:tc>
          <w:tcPr>
            <w:tcW w:w="2936" w:type="dxa"/>
          </w:tcPr>
          <w:p w14:paraId="25FE0576"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Ratio of carbon to wet mass of a VM or NM fish</w:t>
            </w:r>
          </w:p>
        </w:tc>
        <w:tc>
          <w:tcPr>
            <w:tcW w:w="936" w:type="dxa"/>
          </w:tcPr>
          <w:p w14:paraId="1D2433D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143</w:t>
            </w:r>
          </w:p>
        </w:tc>
        <w:tc>
          <w:tcPr>
            <w:tcW w:w="990" w:type="dxa"/>
          </w:tcPr>
          <w:p w14:paraId="10E6A7BD"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(38, 250)</w:t>
            </w:r>
          </w:p>
        </w:tc>
        <w:tc>
          <w:tcPr>
            <w:tcW w:w="990" w:type="dxa"/>
          </w:tcPr>
          <w:p w14:paraId="7BBDBA3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mg C/g W</w:t>
            </w:r>
          </w:p>
        </w:tc>
        <w:tc>
          <w:tcPr>
            <w:tcW w:w="4141" w:type="dxa"/>
          </w:tcPr>
          <w:p w14:paraId="389D2DBD"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Childress and Nygaard 1973</w:t>
            </w:r>
          </w:p>
        </w:tc>
      </w:tr>
      <w:tr w:rsidR="002A3F53" w:rsidRPr="00DF5284" w14:paraId="6B3350CC" w14:textId="77777777" w:rsidTr="00B10824">
        <w:trPr>
          <w:trHeight w:val="1008"/>
        </w:trPr>
        <w:tc>
          <w:tcPr>
            <w:tcW w:w="720" w:type="dxa"/>
          </w:tcPr>
          <w:p w14:paraId="40F351C8" w14:textId="68ED5C92"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ins w:id="73" w:author="Helena I Mcmonagle" w:date="2024-09-29T21:34:00Z" w16du:dateUtc="2024-09-30T04:34:00Z">
                        <w:rPr>
                          <w:rFonts w:ascii="Cambria Math" w:hAnsi="Cambria Math" w:cs="Times New Roman"/>
                          <w:sz w:val="18"/>
                          <w:szCs w:val="18"/>
                          <w:lang w:val="en-GB"/>
                        </w:rPr>
                      </w:ins>
                    </m:ctrlPr>
                  </m:sSubPr>
                  <m:e>
                    <m:r>
                      <w:rPr>
                        <w:rFonts w:ascii="Cambria Math" w:hAnsi="Cambria Math" w:cs="Times New Roman"/>
                        <w:sz w:val="18"/>
                        <w:szCs w:val="18"/>
                        <w:lang w:val="en-GB"/>
                      </w:rPr>
                      <m:t>E</m:t>
                    </m:r>
                  </m:e>
                  <m:sub>
                    <m:r>
                      <w:rPr>
                        <w:rFonts w:ascii="Cambria Math" w:hAnsi="Cambria Math" w:cs="Times New Roman"/>
                        <w:sz w:val="18"/>
                        <w:szCs w:val="18"/>
                        <w:lang w:val="en-GB"/>
                      </w:rPr>
                      <m:t>μ</m:t>
                    </m:r>
                  </m:sub>
                </m:sSub>
              </m:oMath>
            </m:oMathPara>
          </w:p>
        </w:tc>
        <w:tc>
          <w:tcPr>
            <w:tcW w:w="2936" w:type="dxa"/>
          </w:tcPr>
          <w:p w14:paraId="06A336D1"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Ratio of mortality flux &gt; flux boundary</w:t>
            </w:r>
          </w:p>
        </w:tc>
        <w:tc>
          <w:tcPr>
            <w:tcW w:w="936" w:type="dxa"/>
          </w:tcPr>
          <w:p w14:paraId="3E7AA1CA"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0.65</w:t>
            </w:r>
          </w:p>
        </w:tc>
        <w:tc>
          <w:tcPr>
            <w:tcW w:w="990" w:type="dxa"/>
          </w:tcPr>
          <w:p w14:paraId="019DAAE0"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(0.40, 0.90)</w:t>
            </w:r>
          </w:p>
        </w:tc>
        <w:tc>
          <w:tcPr>
            <w:tcW w:w="990" w:type="dxa"/>
          </w:tcPr>
          <w:p w14:paraId="18B0FF2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59389830"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 xml:space="preserve">Sutton and Hopkins 1996; Ochoa et al., 2013; Olson et al., 2014; </w:t>
            </w:r>
            <w:proofErr w:type="spellStart"/>
            <w:r w:rsidRPr="00DF5284">
              <w:rPr>
                <w:rFonts w:ascii="Times New Roman" w:eastAsia="Times New Roman" w:hAnsi="Times New Roman" w:cs="Times New Roman"/>
                <w:color w:val="000000"/>
                <w:sz w:val="18"/>
                <w:szCs w:val="18"/>
                <w:lang w:val="en-GB"/>
              </w:rPr>
              <w:t>O’Dwyer</w:t>
            </w:r>
            <w:proofErr w:type="spellEnd"/>
            <w:r w:rsidRPr="00DF5284">
              <w:rPr>
                <w:rFonts w:ascii="Times New Roman" w:eastAsia="Times New Roman" w:hAnsi="Times New Roman" w:cs="Times New Roman"/>
                <w:color w:val="000000"/>
                <w:sz w:val="18"/>
                <w:szCs w:val="18"/>
                <w:lang w:val="en-GB"/>
              </w:rPr>
              <w:t xml:space="preserve"> et al., 2015; Watanuki and Thiebot 2018; Stewart et al., 2018; </w:t>
            </w:r>
            <w:proofErr w:type="spellStart"/>
            <w:r w:rsidRPr="00DF5284">
              <w:rPr>
                <w:rFonts w:ascii="Times New Roman" w:eastAsia="Times New Roman" w:hAnsi="Times New Roman" w:cs="Times New Roman"/>
                <w:color w:val="000000"/>
                <w:sz w:val="18"/>
                <w:szCs w:val="18"/>
                <w:lang w:val="en-GB"/>
              </w:rPr>
              <w:t>Goetsch</w:t>
            </w:r>
            <w:proofErr w:type="spellEnd"/>
            <w:r w:rsidRPr="00DF5284">
              <w:rPr>
                <w:rFonts w:ascii="Times New Roman" w:eastAsia="Times New Roman" w:hAnsi="Times New Roman" w:cs="Times New Roman"/>
                <w:color w:val="000000"/>
                <w:sz w:val="18"/>
                <w:szCs w:val="18"/>
                <w:lang w:val="en-GB"/>
              </w:rPr>
              <w:t xml:space="preserve"> et al., 2018; Braun et al., 2019; McBride et al., 2022</w:t>
            </w:r>
          </w:p>
        </w:tc>
      </w:tr>
      <w:tr w:rsidR="002A3F53" w:rsidRPr="00DF5284" w14:paraId="2BE5AAD6" w14:textId="77777777" w:rsidTr="00B10824">
        <w:trPr>
          <w:trHeight w:val="1008"/>
        </w:trPr>
        <w:tc>
          <w:tcPr>
            <w:tcW w:w="720" w:type="dxa"/>
          </w:tcPr>
          <w:p w14:paraId="66B4712B" w14:textId="3123DB8D" w:rsidR="00DF5284" w:rsidRPr="00DF5284" w:rsidRDefault="00DF5284" w:rsidP="00B10824">
            <w:pPr>
              <w:pBdr>
                <w:top w:val="nil"/>
                <w:left w:val="nil"/>
                <w:bottom w:val="nil"/>
                <w:right w:val="nil"/>
                <w:between w:val="nil"/>
              </w:pBdr>
              <w:spacing w:before="36" w:after="36"/>
              <w:jc w:val="center"/>
              <w:rPr>
                <w:rFonts w:ascii="Times New Roman" w:eastAsia="Cambria" w:hAnsi="Times New Roman" w:cs="Times New Roman"/>
                <w:i/>
                <w:color w:val="000000"/>
                <w:sz w:val="18"/>
                <w:szCs w:val="18"/>
                <w:lang w:val="en-GB"/>
              </w:rPr>
            </w:pPr>
            <w:r w:rsidRPr="00DF5284">
              <w:rPr>
                <w:rFonts w:ascii="Times New Roman" w:eastAsia="Cambria" w:hAnsi="Times New Roman" w:cs="Times New Roman"/>
                <w:i/>
                <w:color w:val="000000"/>
                <w:sz w:val="18"/>
                <w:szCs w:val="18"/>
                <w:lang w:val="en-GB"/>
              </w:rPr>
              <w:t>q</w:t>
            </w:r>
          </w:p>
        </w:tc>
        <w:tc>
          <w:tcPr>
            <w:tcW w:w="2936" w:type="dxa"/>
          </w:tcPr>
          <w:p w14:paraId="2F5FE3E5"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Capture efficiency</w:t>
            </w:r>
          </w:p>
        </w:tc>
        <w:tc>
          <w:tcPr>
            <w:tcW w:w="936" w:type="dxa"/>
          </w:tcPr>
          <w:p w14:paraId="0CB6A568"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0.275</w:t>
            </w:r>
          </w:p>
        </w:tc>
        <w:tc>
          <w:tcPr>
            <w:tcW w:w="990" w:type="dxa"/>
          </w:tcPr>
          <w:p w14:paraId="55F438C2"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(0.05, 0.50)</w:t>
            </w:r>
          </w:p>
        </w:tc>
        <w:tc>
          <w:tcPr>
            <w:tcW w:w="990" w:type="dxa"/>
          </w:tcPr>
          <w:p w14:paraId="15324A3D"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4E9B6C50"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Belcher et al., 2019; Williams and Koslow 1997; Pakhomov et al., 2019</w:t>
            </w:r>
          </w:p>
          <w:p w14:paraId="4556BEE2" w14:textId="382DD3C9"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r>
      <w:tr w:rsidR="002A3F53" w:rsidRPr="00DF5284" w14:paraId="67DE2F9E" w14:textId="77777777" w:rsidTr="00B10824">
        <w:trPr>
          <w:trHeight w:val="1008"/>
        </w:trPr>
        <w:tc>
          <w:tcPr>
            <w:tcW w:w="720" w:type="dxa"/>
          </w:tcPr>
          <w:p w14:paraId="7A33E354" w14:textId="4FAB07CC" w:rsidR="00DF5284" w:rsidRPr="00DF5284" w:rsidRDefault="00DF5284" w:rsidP="00B10824">
            <w:pPr>
              <w:pBdr>
                <w:top w:val="nil"/>
                <w:left w:val="nil"/>
                <w:bottom w:val="nil"/>
                <w:right w:val="nil"/>
                <w:between w:val="nil"/>
              </w:pBdr>
              <w:spacing w:before="36" w:after="36"/>
              <w:jc w:val="center"/>
              <w:rPr>
                <w:rFonts w:ascii="Times New Roman" w:eastAsia="Cambria" w:hAnsi="Times New Roman" w:cs="Times New Roman"/>
                <w:i/>
                <w:color w:val="000000"/>
                <w:sz w:val="18"/>
                <w:szCs w:val="18"/>
                <w:lang w:val="en-GB"/>
              </w:rPr>
            </w:pPr>
            <w:proofErr w:type="spellStart"/>
            <w:r w:rsidRPr="00DF5284">
              <w:rPr>
                <w:rFonts w:ascii="Times New Roman" w:eastAsia="Cambria" w:hAnsi="Times New Roman" w:cs="Times New Roman"/>
                <w:i/>
                <w:color w:val="000000"/>
                <w:sz w:val="18"/>
                <w:szCs w:val="18"/>
                <w:lang w:val="en-GB"/>
              </w:rPr>
              <w:t>cal</w:t>
            </w:r>
            <w:proofErr w:type="spellEnd"/>
          </w:p>
        </w:tc>
        <w:tc>
          <w:tcPr>
            <w:tcW w:w="2936" w:type="dxa"/>
          </w:tcPr>
          <w:p w14:paraId="75BD5EBA" w14:textId="0252D1D8"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Calibration factor correction</w:t>
            </w:r>
          </w:p>
        </w:tc>
        <w:tc>
          <w:tcPr>
            <w:tcW w:w="936" w:type="dxa"/>
          </w:tcPr>
          <w:p w14:paraId="7CE7F3F0" w14:textId="1B1FAFFD"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1</w:t>
            </w:r>
          </w:p>
        </w:tc>
        <w:tc>
          <w:tcPr>
            <w:tcW w:w="990" w:type="dxa"/>
          </w:tcPr>
          <w:p w14:paraId="69862D74" w14:textId="67DDD63A"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(1, 1.5)</w:t>
            </w:r>
          </w:p>
        </w:tc>
        <w:tc>
          <w:tcPr>
            <w:tcW w:w="990" w:type="dxa"/>
          </w:tcPr>
          <w:p w14:paraId="5B8AB14D"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72C0C1F8" w14:textId="202CE8FD"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 xml:space="preserve">Peter Wiebe, pers. comm. 26 </w:t>
            </w:r>
            <w:r w:rsidR="00557CCA" w:rsidRPr="00DF5284">
              <w:rPr>
                <w:rFonts w:ascii="Times New Roman" w:eastAsia="Times New Roman" w:hAnsi="Times New Roman" w:cs="Times New Roman"/>
                <w:color w:val="000000"/>
                <w:sz w:val="18"/>
                <w:szCs w:val="18"/>
                <w:lang w:val="en-GB"/>
              </w:rPr>
              <w:t>January</w:t>
            </w:r>
            <w:r w:rsidRPr="00DF5284">
              <w:rPr>
                <w:rFonts w:ascii="Times New Roman" w:eastAsia="Times New Roman" w:hAnsi="Times New Roman" w:cs="Times New Roman"/>
                <w:color w:val="000000"/>
                <w:sz w:val="18"/>
                <w:szCs w:val="18"/>
                <w:lang w:val="en-GB"/>
              </w:rPr>
              <w:t xml:space="preserve"> 2024</w:t>
            </w:r>
            <w:r w:rsidR="001F3DB8">
              <w:rPr>
                <w:rFonts w:ascii="Times New Roman" w:eastAsia="Times New Roman" w:hAnsi="Times New Roman" w:cs="Times New Roman"/>
                <w:color w:val="000000"/>
                <w:sz w:val="18"/>
                <w:szCs w:val="18"/>
                <w:lang w:val="en-GB"/>
              </w:rPr>
              <w:t>. Allows for</w:t>
            </w:r>
            <w:r>
              <w:rPr>
                <w:rFonts w:ascii="Times New Roman" w:eastAsia="Times New Roman" w:hAnsi="Times New Roman" w:cs="Times New Roman"/>
                <w:color w:val="000000"/>
                <w:sz w:val="18"/>
                <w:szCs w:val="18"/>
                <w:lang w:val="en-GB"/>
              </w:rPr>
              <w:t xml:space="preserve"> </w:t>
            </w:r>
            <w:r w:rsidRPr="00DF5284">
              <w:rPr>
                <w:rFonts w:ascii="Times New Roman" w:eastAsia="Times New Roman" w:hAnsi="Times New Roman" w:cs="Times New Roman"/>
                <w:color w:val="000000"/>
                <w:sz w:val="18"/>
                <w:szCs w:val="18"/>
                <w:lang w:val="en-GB"/>
              </w:rPr>
              <w:t xml:space="preserve">uncertainty </w:t>
            </w:r>
            <w:r w:rsidR="001F3DB8">
              <w:rPr>
                <w:rFonts w:ascii="Times New Roman" w:eastAsia="Times New Roman" w:hAnsi="Times New Roman" w:cs="Times New Roman"/>
                <w:color w:val="000000"/>
                <w:sz w:val="18"/>
                <w:szCs w:val="18"/>
                <w:lang w:val="en-GB"/>
              </w:rPr>
              <w:t>in</w:t>
            </w:r>
            <w:r w:rsidRPr="00DF5284">
              <w:rPr>
                <w:rFonts w:ascii="Times New Roman" w:eastAsia="Times New Roman" w:hAnsi="Times New Roman" w:cs="Times New Roman"/>
                <w:color w:val="000000"/>
                <w:sz w:val="18"/>
                <w:szCs w:val="18"/>
                <w:lang w:val="en-GB"/>
              </w:rPr>
              <w:t xml:space="preserve"> calibration factors used (4.63 for the MOCNESS-10 and 4.136 for the MOCNESS-1)</w:t>
            </w:r>
            <w:r w:rsidR="001F3DB8">
              <w:rPr>
                <w:rFonts w:ascii="Times New Roman" w:eastAsia="Times New Roman" w:hAnsi="Times New Roman" w:cs="Times New Roman"/>
                <w:color w:val="000000"/>
                <w:sz w:val="18"/>
                <w:szCs w:val="18"/>
                <w:lang w:val="en-GB"/>
              </w:rPr>
              <w:t>. C</w:t>
            </w:r>
            <w:r w:rsidRPr="00DF5284">
              <w:rPr>
                <w:rFonts w:ascii="Times New Roman" w:eastAsia="Times New Roman" w:hAnsi="Times New Roman" w:cs="Times New Roman"/>
                <w:color w:val="000000"/>
                <w:sz w:val="18"/>
                <w:szCs w:val="18"/>
                <w:lang w:val="en-GB"/>
              </w:rPr>
              <w:t xml:space="preserve">alibration factors </w:t>
            </w:r>
            <w:r w:rsidR="001F3DB8">
              <w:rPr>
                <w:rFonts w:ascii="Times New Roman" w:eastAsia="Times New Roman" w:hAnsi="Times New Roman" w:cs="Times New Roman"/>
                <w:color w:val="000000"/>
                <w:sz w:val="18"/>
                <w:szCs w:val="18"/>
                <w:lang w:val="en-GB"/>
              </w:rPr>
              <w:t xml:space="preserve">can </w:t>
            </w:r>
            <w:r w:rsidRPr="00DF5284">
              <w:rPr>
                <w:rFonts w:ascii="Times New Roman" w:eastAsia="Times New Roman" w:hAnsi="Times New Roman" w:cs="Times New Roman"/>
                <w:color w:val="000000"/>
                <w:sz w:val="18"/>
                <w:szCs w:val="18"/>
                <w:lang w:val="en-GB"/>
              </w:rPr>
              <w:t>vary from about 4 to 6 for these flow</w:t>
            </w:r>
            <w:r w:rsidR="00F513CA">
              <w:rPr>
                <w:rFonts w:ascii="Times New Roman" w:eastAsia="Times New Roman" w:hAnsi="Times New Roman" w:cs="Times New Roman"/>
                <w:color w:val="000000"/>
                <w:sz w:val="18"/>
                <w:szCs w:val="18"/>
                <w:lang w:val="en-GB"/>
              </w:rPr>
              <w:t xml:space="preserve"> </w:t>
            </w:r>
            <w:r w:rsidRPr="00DF5284">
              <w:rPr>
                <w:rFonts w:ascii="Times New Roman" w:eastAsia="Times New Roman" w:hAnsi="Times New Roman" w:cs="Times New Roman"/>
                <w:color w:val="000000"/>
                <w:sz w:val="18"/>
                <w:szCs w:val="18"/>
                <w:lang w:val="en-GB"/>
              </w:rPr>
              <w:t>meters. The maximum calibration factor correction of 1.</w:t>
            </w:r>
            <w:r w:rsidR="004D0464">
              <w:rPr>
                <w:rFonts w:ascii="Times New Roman" w:eastAsia="Times New Roman" w:hAnsi="Times New Roman" w:cs="Times New Roman"/>
                <w:color w:val="000000"/>
                <w:sz w:val="18"/>
                <w:szCs w:val="18"/>
                <w:lang w:val="en-GB"/>
              </w:rPr>
              <w:t>4</w:t>
            </w:r>
            <w:r w:rsidRPr="00DF5284">
              <w:rPr>
                <w:rFonts w:ascii="Times New Roman" w:eastAsia="Times New Roman" w:hAnsi="Times New Roman" w:cs="Times New Roman"/>
                <w:color w:val="000000"/>
                <w:sz w:val="18"/>
                <w:szCs w:val="18"/>
                <w:lang w:val="en-GB"/>
              </w:rPr>
              <w:t>5 accounts for the maximum potential flow</w:t>
            </w:r>
            <w:r w:rsidR="00F513CA">
              <w:rPr>
                <w:rFonts w:ascii="Times New Roman" w:eastAsia="Times New Roman" w:hAnsi="Times New Roman" w:cs="Times New Roman"/>
                <w:color w:val="000000"/>
                <w:sz w:val="18"/>
                <w:szCs w:val="18"/>
                <w:lang w:val="en-GB"/>
              </w:rPr>
              <w:t xml:space="preserve"> </w:t>
            </w:r>
            <w:r w:rsidRPr="00DF5284">
              <w:rPr>
                <w:rFonts w:ascii="Times New Roman" w:eastAsia="Times New Roman" w:hAnsi="Times New Roman" w:cs="Times New Roman"/>
                <w:color w:val="000000"/>
                <w:sz w:val="18"/>
                <w:szCs w:val="18"/>
                <w:lang w:val="en-GB"/>
              </w:rPr>
              <w:t>meter calibration factor of 6.</w:t>
            </w:r>
          </w:p>
        </w:tc>
      </w:tr>
    </w:tbl>
    <w:p w14:paraId="24D79934" w14:textId="77777777" w:rsidR="00383583" w:rsidRPr="00AB5A70" w:rsidRDefault="00383583" w:rsidP="00F57934">
      <w:pPr>
        <w:shd w:val="clear" w:color="auto" w:fill="FFFFFF"/>
        <w:spacing w:line="480" w:lineRule="auto"/>
        <w:rPr>
          <w:rFonts w:ascii="Times New Roman" w:eastAsia="Times New Roman" w:hAnsi="Times New Roman" w:cs="Times New Roman"/>
          <w:b/>
          <w:color w:val="222222"/>
          <w:lang w:val="en-GB"/>
        </w:rPr>
      </w:pPr>
    </w:p>
    <w:p w14:paraId="3EAD559A" w14:textId="1C28C3C8" w:rsidR="00383583" w:rsidRPr="00AB5A70" w:rsidRDefault="00383583" w:rsidP="00F57934">
      <w:pPr>
        <w:spacing w:line="480" w:lineRule="auto"/>
        <w:rPr>
          <w:rFonts w:ascii="Times New Roman" w:eastAsia="Times New Roman" w:hAnsi="Times New Roman" w:cs="Times New Roman"/>
          <w:b/>
          <w:lang w:val="en-GB"/>
        </w:rPr>
      </w:pPr>
      <w:r w:rsidRPr="00AB5A70">
        <w:rPr>
          <w:rFonts w:ascii="Times New Roman" w:eastAsia="Times New Roman" w:hAnsi="Times New Roman" w:cs="Times New Roman"/>
          <w:b/>
          <w:lang w:val="en-GB"/>
        </w:rPr>
        <w:t>Appendix E. Monte Carlo simulation results showing parameter sensitivities</w:t>
      </w:r>
    </w:p>
    <w:p w14:paraId="667D9C5C" w14:textId="7F188101" w:rsidR="0001563B" w:rsidRDefault="00383583" w:rsidP="00F57934">
      <w:pPr>
        <w:spacing w:line="480" w:lineRule="auto"/>
        <w:rPr>
          <w:rFonts w:ascii="Times New Roman" w:eastAsia="Times New Roman" w:hAnsi="Times New Roman" w:cs="Times New Roman"/>
          <w:lang w:val="en-GB"/>
        </w:rPr>
      </w:pPr>
      <w:r w:rsidRPr="00AB5A70">
        <w:rPr>
          <w:rFonts w:ascii="Times New Roman" w:eastAsia="Times New Roman" w:hAnsi="Times New Roman" w:cs="Times New Roman"/>
          <w:lang w:val="en-GB"/>
        </w:rPr>
        <w:t xml:space="preserve">The figure below shows results of a Monte Carlo simulation (n = 1000) and the sensitivity of carbon flux estimates to 200 m by vertically migrating fishes </w:t>
      </w:r>
      <w:r w:rsidR="007C17FC" w:rsidRPr="00AB5A70">
        <w:rPr>
          <w:rFonts w:ascii="Times New Roman" w:eastAsia="Times New Roman" w:hAnsi="Times New Roman" w:cs="Times New Roman"/>
          <w:lang w:val="en-GB"/>
        </w:rPr>
        <w:t>(</w:t>
      </w:r>
      <w:r w:rsidR="007C17FC">
        <w:rPr>
          <w:rFonts w:ascii="Times New Roman" w:eastAsia="Times New Roman" w:hAnsi="Times New Roman" w:cs="Times New Roman"/>
          <w:lang w:val="en-GB"/>
        </w:rPr>
        <w:t>Fig. S1</w:t>
      </w:r>
      <w:r w:rsidR="007C17FC" w:rsidRPr="00AB5A70">
        <w:rPr>
          <w:rFonts w:ascii="Times New Roman" w:eastAsia="Times New Roman" w:hAnsi="Times New Roman" w:cs="Times New Roman"/>
          <w:lang w:val="en-GB"/>
        </w:rPr>
        <w:t xml:space="preserve">) </w:t>
      </w:r>
      <w:r w:rsidRPr="00AB5A70">
        <w:rPr>
          <w:rFonts w:ascii="Times New Roman" w:eastAsia="Times New Roman" w:hAnsi="Times New Roman" w:cs="Times New Roman"/>
          <w:lang w:val="en-GB"/>
        </w:rPr>
        <w:t xml:space="preserve">and non-migrating fishes </w:t>
      </w:r>
      <w:r w:rsidR="007C17FC" w:rsidRPr="00AB5A70">
        <w:rPr>
          <w:rFonts w:ascii="Times New Roman" w:eastAsia="Times New Roman" w:hAnsi="Times New Roman" w:cs="Times New Roman"/>
          <w:lang w:val="en-GB"/>
        </w:rPr>
        <w:t>(</w:t>
      </w:r>
      <w:r w:rsidR="007C17FC">
        <w:rPr>
          <w:rFonts w:ascii="Times New Roman" w:eastAsia="Times New Roman" w:hAnsi="Times New Roman" w:cs="Times New Roman"/>
          <w:lang w:val="en-GB"/>
        </w:rPr>
        <w:t>Fig. S2</w:t>
      </w:r>
      <w:r w:rsidR="007C17FC" w:rsidRPr="00AB5A70">
        <w:rPr>
          <w:rFonts w:ascii="Times New Roman" w:eastAsia="Times New Roman" w:hAnsi="Times New Roman" w:cs="Times New Roman"/>
          <w:lang w:val="en-GB"/>
        </w:rPr>
        <w:t xml:space="preserve">) </w:t>
      </w:r>
      <w:r w:rsidRPr="00AB5A70">
        <w:rPr>
          <w:rFonts w:ascii="Times New Roman" w:eastAsia="Times New Roman" w:hAnsi="Times New Roman" w:cs="Times New Roman"/>
          <w:lang w:val="en-GB"/>
        </w:rPr>
        <w:t>to both bioenergetic and biomass-related parameter uncertainty. Only parameters allowed to vary in the Monte Carlo simulation are plotted. On the x-axis, parameter values are converted into z-score units. For each parameter value draw, the resulting carbon flux estimate is provided on the y-axis. Descriptions of each parameter are provided in the table in Appendix D. Parameters and colour-coded and grouped according to the component of the carbon flux model in which the parameter appears. The inner 80</w:t>
      </w:r>
      <w:r w:rsidRPr="00AB5A70">
        <w:rPr>
          <w:rFonts w:ascii="Times New Roman" w:eastAsia="Times New Roman" w:hAnsi="Times New Roman" w:cs="Times New Roman"/>
          <w:vertAlign w:val="superscript"/>
          <w:lang w:val="en-GB"/>
        </w:rPr>
        <w:t>th</w:t>
      </w:r>
      <w:r w:rsidRPr="00AB5A70">
        <w:rPr>
          <w:rFonts w:ascii="Times New Roman" w:eastAsia="Times New Roman" w:hAnsi="Times New Roman" w:cs="Times New Roman"/>
          <w:lang w:val="en-GB"/>
        </w:rPr>
        <w:t xml:space="preserve"> percentile is shaded in colour.</w:t>
      </w:r>
      <w:r w:rsidRPr="00AB5A70">
        <w:rPr>
          <w:rFonts w:ascii="Times New Roman" w:eastAsia="Times New Roman" w:hAnsi="Times New Roman" w:cs="Times New Roman"/>
          <w:b/>
          <w:lang w:val="en-GB"/>
        </w:rPr>
        <w:t xml:space="preserve"> </w:t>
      </w:r>
      <w:r w:rsidRPr="00AB5A70">
        <w:rPr>
          <w:rFonts w:ascii="Times New Roman" w:eastAsia="Times New Roman" w:hAnsi="Times New Roman" w:cs="Times New Roman"/>
          <w:lang w:val="en-GB"/>
        </w:rPr>
        <w:t>Capture efficiency (</w:t>
      </w:r>
      <w:r w:rsidRPr="00AB5A70">
        <w:rPr>
          <w:rFonts w:ascii="Times New Roman" w:eastAsia="Times New Roman" w:hAnsi="Times New Roman" w:cs="Times New Roman"/>
          <w:i/>
          <w:lang w:val="en-GB"/>
        </w:rPr>
        <w:t>q</w:t>
      </w:r>
      <w:r w:rsidRPr="00AB5A70">
        <w:rPr>
          <w:rFonts w:ascii="Times New Roman" w:eastAsia="Times New Roman" w:hAnsi="Times New Roman" w:cs="Times New Roman"/>
          <w:lang w:val="en-GB"/>
        </w:rPr>
        <w:t xml:space="preserve">) and catch (areal biomass density in grams per square meters sampled) were the parameters that fish carbon flux estimates were most sensitive too, but some bioenergetic and movement </w:t>
      </w:r>
      <w:r w:rsidRPr="00AB5A70">
        <w:rPr>
          <w:rFonts w:ascii="Times New Roman" w:eastAsia="Times New Roman" w:hAnsi="Times New Roman" w:cs="Times New Roman"/>
          <w:lang w:val="en-GB"/>
        </w:rPr>
        <w:lastRenderedPageBreak/>
        <w:t>parameters were also influential such as those relating to the respiration rates of these fishes (e.g., a</w:t>
      </w:r>
      <w:r w:rsidRPr="00AB5A70">
        <w:rPr>
          <w:rFonts w:ascii="Times New Roman" w:eastAsia="Times New Roman" w:hAnsi="Times New Roman" w:cs="Times New Roman"/>
          <w:vertAlign w:val="subscript"/>
          <w:lang w:val="en-GB"/>
        </w:rPr>
        <w:t>0</w:t>
      </w:r>
      <w:r w:rsidRPr="00AB5A70">
        <w:rPr>
          <w:rFonts w:ascii="Times New Roman" w:eastAsia="Times New Roman" w:hAnsi="Times New Roman" w:cs="Times New Roman"/>
          <w:lang w:val="en-GB"/>
        </w:rPr>
        <w:t>, a</w:t>
      </w:r>
      <w:r w:rsidRPr="00AB5A70">
        <w:rPr>
          <w:rFonts w:ascii="Times New Roman" w:eastAsia="Times New Roman" w:hAnsi="Times New Roman" w:cs="Times New Roman"/>
          <w:vertAlign w:val="subscript"/>
          <w:lang w:val="en-GB"/>
        </w:rPr>
        <w:t>3</w:t>
      </w:r>
      <w:r w:rsidRPr="00AB5A70">
        <w:rPr>
          <w:rFonts w:ascii="Times New Roman" w:eastAsia="Times New Roman" w:hAnsi="Times New Roman" w:cs="Times New Roman"/>
          <w:lang w:val="en-GB"/>
        </w:rPr>
        <w:t>, R</w:t>
      </w:r>
      <w:r w:rsidRPr="00AB5A70">
        <w:rPr>
          <w:rFonts w:ascii="Times New Roman" w:eastAsia="Times New Roman" w:hAnsi="Times New Roman" w:cs="Times New Roman"/>
          <w:vertAlign w:val="subscript"/>
          <w:lang w:val="en-GB"/>
        </w:rPr>
        <w:t>Q</w:t>
      </w:r>
      <w:r w:rsidRPr="00AB5A70">
        <w:rPr>
          <w:rFonts w:ascii="Times New Roman" w:eastAsia="Times New Roman" w:hAnsi="Times New Roman" w:cs="Times New Roman"/>
          <w:lang w:val="en-GB"/>
        </w:rPr>
        <w:t>, and A</w:t>
      </w:r>
      <w:r w:rsidRPr="00AB5A70">
        <w:rPr>
          <w:rFonts w:ascii="Times New Roman" w:eastAsia="Times New Roman" w:hAnsi="Times New Roman" w:cs="Times New Roman"/>
          <w:vertAlign w:val="subscript"/>
          <w:lang w:val="en-GB"/>
        </w:rPr>
        <w:t>M</w:t>
      </w:r>
      <w:r w:rsidRPr="00AB5A70">
        <w:rPr>
          <w:rFonts w:ascii="Times New Roman" w:eastAsia="Times New Roman" w:hAnsi="Times New Roman" w:cs="Times New Roman"/>
          <w:lang w:val="en-GB"/>
        </w:rPr>
        <w:t>).</w:t>
      </w:r>
    </w:p>
    <w:p w14:paraId="6FDB5781" w14:textId="7D29EAE8" w:rsidR="004A4717" w:rsidRDefault="004A4717" w:rsidP="00F57934">
      <w:pPr>
        <w:spacing w:line="480" w:lineRule="auto"/>
        <w:rPr>
          <w:rFonts w:ascii="Times New Roman" w:eastAsia="Times New Roman" w:hAnsi="Times New Roman" w:cs="Times New Roman"/>
          <w:lang w:val="en-GB"/>
        </w:rPr>
      </w:pPr>
      <w:r>
        <w:rPr>
          <w:rFonts w:ascii="Times New Roman" w:eastAsia="Times New Roman" w:hAnsi="Times New Roman" w:cs="Times New Roman"/>
          <w:noProof/>
          <w:lang w:val="en-GB"/>
          <w14:ligatures w14:val="standardContextual"/>
        </w:rPr>
        <w:drawing>
          <wp:inline distT="0" distB="0" distL="0" distR="0" wp14:anchorId="4C25B15A" wp14:editId="64667A7C">
            <wp:extent cx="5711743" cy="4368019"/>
            <wp:effectExtent l="0" t="0" r="3810" b="1270"/>
            <wp:docPr id="1445878013" name="Picture 5" descr="A chart of different valu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78013" name="Picture 5" descr="A chart of different values&#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14353" cy="4370015"/>
                    </a:xfrm>
                    <a:prstGeom prst="rect">
                      <a:avLst/>
                    </a:prstGeom>
                  </pic:spPr>
                </pic:pic>
              </a:graphicData>
            </a:graphic>
          </wp:inline>
        </w:drawing>
      </w:r>
    </w:p>
    <w:p w14:paraId="657E03D8" w14:textId="74294AB1" w:rsidR="00383583" w:rsidRDefault="007C17FC" w:rsidP="00B10824">
      <w:pPr>
        <w:rPr>
          <w:rFonts w:ascii="Times New Roman" w:eastAsia="Times New Roman" w:hAnsi="Times New Roman" w:cs="Times New Roman"/>
          <w:lang w:val="en-GB"/>
        </w:rPr>
      </w:pPr>
      <w:r w:rsidRPr="004D47E3">
        <w:rPr>
          <w:rFonts w:ascii="Times New Roman" w:eastAsia="Times New Roman" w:hAnsi="Times New Roman" w:cs="Times New Roman"/>
          <w:lang w:val="en-GB"/>
        </w:rPr>
        <w:t xml:space="preserve">Fig. S1. </w:t>
      </w:r>
      <w:r w:rsidR="00F57934">
        <w:rPr>
          <w:rFonts w:ascii="Times New Roman" w:eastAsia="Times New Roman" w:hAnsi="Times New Roman" w:cs="Times New Roman"/>
          <w:lang w:val="en-GB"/>
        </w:rPr>
        <w:t xml:space="preserve">Results of a </w:t>
      </w:r>
      <w:r w:rsidR="00F57934" w:rsidRPr="00F57934">
        <w:rPr>
          <w:rFonts w:ascii="Times New Roman" w:eastAsia="Times New Roman" w:hAnsi="Times New Roman" w:cs="Times New Roman"/>
          <w:lang w:val="en-GB"/>
        </w:rPr>
        <w:t xml:space="preserve">Monte Carlo simulation (n = </w:t>
      </w:r>
      <w:r w:rsidR="00F57934">
        <w:rPr>
          <w:rFonts w:ascii="Times New Roman" w:eastAsia="Times New Roman" w:hAnsi="Times New Roman" w:cs="Times New Roman"/>
          <w:lang w:val="en-GB"/>
        </w:rPr>
        <w:t>1</w:t>
      </w:r>
      <w:r w:rsidR="00F57934" w:rsidRPr="00F57934">
        <w:rPr>
          <w:rFonts w:ascii="Times New Roman" w:eastAsia="Times New Roman" w:hAnsi="Times New Roman" w:cs="Times New Roman"/>
          <w:lang w:val="en-GB"/>
        </w:rPr>
        <w:t>000)</w:t>
      </w:r>
      <w:r w:rsidR="00F57934">
        <w:rPr>
          <w:rFonts w:ascii="Times New Roman" w:eastAsia="Times New Roman" w:hAnsi="Times New Roman" w:cs="Times New Roman"/>
          <w:lang w:val="en-GB"/>
        </w:rPr>
        <w:t xml:space="preserve"> for </w:t>
      </w:r>
      <w:r w:rsidR="004500A2">
        <w:rPr>
          <w:rFonts w:ascii="Times New Roman" w:eastAsia="Times New Roman" w:hAnsi="Times New Roman" w:cs="Times New Roman"/>
          <w:lang w:val="en-GB"/>
        </w:rPr>
        <w:t xml:space="preserve">vertically </w:t>
      </w:r>
      <w:r w:rsidR="00F57934">
        <w:rPr>
          <w:rFonts w:ascii="Times New Roman" w:eastAsia="Times New Roman" w:hAnsi="Times New Roman" w:cs="Times New Roman"/>
          <w:lang w:val="en-GB"/>
        </w:rPr>
        <w:t>migrating mesopelagic fishes</w:t>
      </w:r>
      <w:r w:rsidR="00F57934" w:rsidRPr="00F57934">
        <w:rPr>
          <w:rFonts w:ascii="Times New Roman" w:eastAsia="Times New Roman" w:hAnsi="Times New Roman" w:cs="Times New Roman"/>
          <w:lang w:val="en-GB"/>
        </w:rPr>
        <w:t xml:space="preserve">. </w:t>
      </w:r>
      <w:r w:rsidR="00F57934">
        <w:rPr>
          <w:rFonts w:ascii="Times New Roman" w:eastAsia="Times New Roman" w:hAnsi="Times New Roman" w:cs="Times New Roman"/>
          <w:lang w:val="en-GB"/>
        </w:rPr>
        <w:t>The values of all parameters</w:t>
      </w:r>
      <w:r w:rsidR="00F57934" w:rsidRPr="00F57934">
        <w:rPr>
          <w:rFonts w:ascii="Times New Roman" w:eastAsia="Times New Roman" w:hAnsi="Times New Roman" w:cs="Times New Roman"/>
          <w:lang w:val="en-GB"/>
        </w:rPr>
        <w:t xml:space="preserve"> are converted to</w:t>
      </w:r>
      <w:r w:rsidR="00F57934">
        <w:rPr>
          <w:rFonts w:ascii="Times New Roman" w:eastAsia="Times New Roman" w:hAnsi="Times New Roman" w:cs="Times New Roman"/>
          <w:lang w:val="en-GB"/>
        </w:rPr>
        <w:t xml:space="preserve"> unitless</w:t>
      </w:r>
      <w:r w:rsidR="00F57934" w:rsidRPr="00F57934">
        <w:rPr>
          <w:rFonts w:ascii="Times New Roman" w:eastAsia="Times New Roman" w:hAnsi="Times New Roman" w:cs="Times New Roman"/>
          <w:lang w:val="en-GB"/>
        </w:rPr>
        <w:t xml:space="preserve"> z-scores on the x-axis. </w:t>
      </w:r>
      <w:r w:rsidR="00F57934">
        <w:rPr>
          <w:rFonts w:ascii="Times New Roman" w:eastAsia="Times New Roman" w:hAnsi="Times New Roman" w:cs="Times New Roman"/>
          <w:lang w:val="en-GB"/>
        </w:rPr>
        <w:t>C</w:t>
      </w:r>
      <w:r w:rsidR="00F57934" w:rsidRPr="00F57934">
        <w:rPr>
          <w:rFonts w:ascii="Times New Roman" w:eastAsia="Times New Roman" w:hAnsi="Times New Roman" w:cs="Times New Roman"/>
          <w:lang w:val="en-GB"/>
        </w:rPr>
        <w:t>arbon flux estimate</w:t>
      </w:r>
      <w:r w:rsidR="00F57934">
        <w:rPr>
          <w:rFonts w:ascii="Times New Roman" w:eastAsia="Times New Roman" w:hAnsi="Times New Roman" w:cs="Times New Roman"/>
          <w:lang w:val="en-GB"/>
        </w:rPr>
        <w:t>s</w:t>
      </w:r>
      <w:r w:rsidR="004A4717">
        <w:rPr>
          <w:rFonts w:ascii="Times New Roman" w:eastAsia="Times New Roman" w:hAnsi="Times New Roman" w:cs="Times New Roman"/>
          <w:lang w:val="en-GB"/>
        </w:rPr>
        <w:t xml:space="preserve"> to 200 m</w:t>
      </w:r>
      <w:r w:rsidR="00F57934" w:rsidRPr="00F57934">
        <w:rPr>
          <w:rFonts w:ascii="Times New Roman" w:eastAsia="Times New Roman" w:hAnsi="Times New Roman" w:cs="Times New Roman"/>
          <w:lang w:val="en-GB"/>
        </w:rPr>
        <w:t xml:space="preserve"> for each randomly assigned vector of parameter values </w:t>
      </w:r>
      <w:r w:rsidR="00F57934">
        <w:rPr>
          <w:rFonts w:ascii="Times New Roman" w:eastAsia="Times New Roman" w:hAnsi="Times New Roman" w:cs="Times New Roman"/>
          <w:lang w:val="en-GB"/>
        </w:rPr>
        <w:t>are shown</w:t>
      </w:r>
      <w:r w:rsidR="00F57934" w:rsidRPr="00F57934">
        <w:rPr>
          <w:rFonts w:ascii="Times New Roman" w:eastAsia="Times New Roman" w:hAnsi="Times New Roman" w:cs="Times New Roman"/>
          <w:lang w:val="en-GB"/>
        </w:rPr>
        <w:t xml:space="preserve"> on the y-axis. Parameter</w:t>
      </w:r>
      <w:r w:rsidR="00F57934">
        <w:rPr>
          <w:rFonts w:ascii="Times New Roman" w:eastAsia="Times New Roman" w:hAnsi="Times New Roman" w:cs="Times New Roman"/>
          <w:lang w:val="en-GB"/>
        </w:rPr>
        <w:t xml:space="preserve">s and associated symbols are described in </w:t>
      </w:r>
      <w:r w:rsidR="00F57934" w:rsidRPr="00F57934">
        <w:rPr>
          <w:rFonts w:ascii="Times New Roman" w:eastAsia="Times New Roman" w:hAnsi="Times New Roman" w:cs="Times New Roman"/>
          <w:lang w:val="en-GB"/>
        </w:rPr>
        <w:t xml:space="preserve">Table </w:t>
      </w:r>
      <w:r w:rsidR="00F57934">
        <w:rPr>
          <w:rFonts w:ascii="Times New Roman" w:eastAsia="Times New Roman" w:hAnsi="Times New Roman" w:cs="Times New Roman"/>
          <w:lang w:val="en-GB"/>
        </w:rPr>
        <w:t>S1.</w:t>
      </w:r>
      <w:r w:rsidR="00F57934" w:rsidRPr="00F57934">
        <w:rPr>
          <w:rFonts w:ascii="Times New Roman" w:eastAsia="Times New Roman" w:hAnsi="Times New Roman" w:cs="Times New Roman"/>
          <w:lang w:val="en-GB"/>
        </w:rPr>
        <w:t xml:space="preserve"> Parameters are color-coded according to </w:t>
      </w:r>
      <w:r w:rsidR="00F57934">
        <w:rPr>
          <w:rFonts w:ascii="Times New Roman" w:eastAsia="Times New Roman" w:hAnsi="Times New Roman" w:cs="Times New Roman"/>
          <w:lang w:val="en-GB"/>
        </w:rPr>
        <w:t>how they are used in carbon flux calculations</w:t>
      </w:r>
      <w:r w:rsidR="00F57934" w:rsidRPr="00F57934">
        <w:rPr>
          <w:rFonts w:ascii="Times New Roman" w:eastAsia="Times New Roman" w:hAnsi="Times New Roman" w:cs="Times New Roman"/>
          <w:lang w:val="en-GB"/>
        </w:rPr>
        <w:t xml:space="preserve">. The inner 80th percentile </w:t>
      </w:r>
      <w:r w:rsidR="00F57934">
        <w:rPr>
          <w:rFonts w:ascii="Times New Roman" w:eastAsia="Times New Roman" w:hAnsi="Times New Roman" w:cs="Times New Roman"/>
          <w:lang w:val="en-GB"/>
        </w:rPr>
        <w:t xml:space="preserve">range </w:t>
      </w:r>
      <w:r w:rsidR="00F57934" w:rsidRPr="00F57934">
        <w:rPr>
          <w:rFonts w:ascii="Times New Roman" w:eastAsia="Times New Roman" w:hAnsi="Times New Roman" w:cs="Times New Roman"/>
          <w:lang w:val="en-GB"/>
        </w:rPr>
        <w:t>is shaded.</w:t>
      </w:r>
    </w:p>
    <w:p w14:paraId="2590F4E3" w14:textId="1647135A" w:rsidR="00F57934" w:rsidRDefault="004A4717" w:rsidP="00F57934">
      <w:pPr>
        <w:spacing w:line="480" w:lineRule="auto"/>
        <w:rPr>
          <w:rFonts w:ascii="Times New Roman" w:eastAsia="Times New Roman" w:hAnsi="Times New Roman" w:cs="Times New Roman"/>
          <w:lang w:val="en-GB"/>
        </w:rPr>
      </w:pPr>
      <w:r>
        <w:rPr>
          <w:rFonts w:ascii="Times New Roman" w:eastAsia="Times New Roman" w:hAnsi="Times New Roman" w:cs="Times New Roman"/>
          <w:noProof/>
          <w:lang w:val="en-GB"/>
          <w14:ligatures w14:val="standardContextual"/>
        </w:rPr>
        <w:lastRenderedPageBreak/>
        <w:drawing>
          <wp:inline distT="0" distB="0" distL="0" distR="0" wp14:anchorId="3FBE20B0" wp14:editId="3E0BC3E2">
            <wp:extent cx="5943600" cy="3914775"/>
            <wp:effectExtent l="0" t="0" r="0" b="0"/>
            <wp:docPr id="1356834268" name="Picture 6" descr="A chart of different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834268" name="Picture 6" descr="A chart of different valu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14775"/>
                    </a:xfrm>
                    <a:prstGeom prst="rect">
                      <a:avLst/>
                    </a:prstGeom>
                  </pic:spPr>
                </pic:pic>
              </a:graphicData>
            </a:graphic>
          </wp:inline>
        </w:drawing>
      </w:r>
    </w:p>
    <w:p w14:paraId="2C748120" w14:textId="77777777" w:rsidR="004A4717" w:rsidRDefault="004A4717" w:rsidP="00F57934">
      <w:pPr>
        <w:spacing w:line="480" w:lineRule="auto"/>
        <w:rPr>
          <w:rFonts w:ascii="Times New Roman" w:eastAsia="Times New Roman" w:hAnsi="Times New Roman" w:cs="Times New Roman"/>
          <w:lang w:val="en-GB"/>
        </w:rPr>
      </w:pPr>
    </w:p>
    <w:p w14:paraId="472E7F87" w14:textId="495D942E" w:rsidR="007C17FC" w:rsidRDefault="007C17FC" w:rsidP="00B10824">
      <w:pPr>
        <w:rPr>
          <w:rFonts w:ascii="Times New Roman" w:eastAsia="Times New Roman" w:hAnsi="Times New Roman" w:cs="Times New Roman"/>
          <w:lang w:val="en-GB"/>
        </w:rPr>
      </w:pPr>
      <w:r>
        <w:rPr>
          <w:rFonts w:ascii="Times New Roman" w:eastAsia="Times New Roman" w:hAnsi="Times New Roman" w:cs="Times New Roman"/>
          <w:lang w:val="en-GB"/>
        </w:rPr>
        <w:t xml:space="preserve">Fig. S2. </w:t>
      </w:r>
      <w:r w:rsidR="00F57934">
        <w:rPr>
          <w:rFonts w:ascii="Times New Roman" w:eastAsia="Times New Roman" w:hAnsi="Times New Roman" w:cs="Times New Roman"/>
          <w:lang w:val="en-GB"/>
        </w:rPr>
        <w:t xml:space="preserve">Results of a </w:t>
      </w:r>
      <w:r w:rsidR="00F57934" w:rsidRPr="00F57934">
        <w:rPr>
          <w:rFonts w:ascii="Times New Roman" w:eastAsia="Times New Roman" w:hAnsi="Times New Roman" w:cs="Times New Roman"/>
          <w:lang w:val="en-GB"/>
        </w:rPr>
        <w:t xml:space="preserve">Monte Carlo simulation (n = </w:t>
      </w:r>
      <w:r w:rsidR="00F57934">
        <w:rPr>
          <w:rFonts w:ascii="Times New Roman" w:eastAsia="Times New Roman" w:hAnsi="Times New Roman" w:cs="Times New Roman"/>
          <w:lang w:val="en-GB"/>
        </w:rPr>
        <w:t>1</w:t>
      </w:r>
      <w:r w:rsidR="00F57934" w:rsidRPr="00F57934">
        <w:rPr>
          <w:rFonts w:ascii="Times New Roman" w:eastAsia="Times New Roman" w:hAnsi="Times New Roman" w:cs="Times New Roman"/>
          <w:lang w:val="en-GB"/>
        </w:rPr>
        <w:t>000)</w:t>
      </w:r>
      <w:r w:rsidR="00F57934">
        <w:rPr>
          <w:rFonts w:ascii="Times New Roman" w:eastAsia="Times New Roman" w:hAnsi="Times New Roman" w:cs="Times New Roman"/>
          <w:lang w:val="en-GB"/>
        </w:rPr>
        <w:t xml:space="preserve"> for </w:t>
      </w:r>
      <w:r w:rsidR="004500A2">
        <w:rPr>
          <w:rFonts w:ascii="Times New Roman" w:eastAsia="Times New Roman" w:hAnsi="Times New Roman" w:cs="Times New Roman"/>
          <w:lang w:val="en-GB"/>
        </w:rPr>
        <w:t>non-</w:t>
      </w:r>
      <w:r w:rsidR="00F57934">
        <w:rPr>
          <w:rFonts w:ascii="Times New Roman" w:eastAsia="Times New Roman" w:hAnsi="Times New Roman" w:cs="Times New Roman"/>
          <w:lang w:val="en-GB"/>
        </w:rPr>
        <w:t>migrating mesopelagic fishes</w:t>
      </w:r>
      <w:r w:rsidR="00F57934" w:rsidRPr="00F57934">
        <w:rPr>
          <w:rFonts w:ascii="Times New Roman" w:eastAsia="Times New Roman" w:hAnsi="Times New Roman" w:cs="Times New Roman"/>
          <w:lang w:val="en-GB"/>
        </w:rPr>
        <w:t xml:space="preserve">. </w:t>
      </w:r>
      <w:r w:rsidR="00F57934">
        <w:rPr>
          <w:rFonts w:ascii="Times New Roman" w:eastAsia="Times New Roman" w:hAnsi="Times New Roman" w:cs="Times New Roman"/>
          <w:lang w:val="en-GB"/>
        </w:rPr>
        <w:t>The values of all parameters</w:t>
      </w:r>
      <w:r w:rsidR="00F57934" w:rsidRPr="00F57934">
        <w:rPr>
          <w:rFonts w:ascii="Times New Roman" w:eastAsia="Times New Roman" w:hAnsi="Times New Roman" w:cs="Times New Roman"/>
          <w:lang w:val="en-GB"/>
        </w:rPr>
        <w:t xml:space="preserve"> are converted to</w:t>
      </w:r>
      <w:r w:rsidR="00F57934">
        <w:rPr>
          <w:rFonts w:ascii="Times New Roman" w:eastAsia="Times New Roman" w:hAnsi="Times New Roman" w:cs="Times New Roman"/>
          <w:lang w:val="en-GB"/>
        </w:rPr>
        <w:t xml:space="preserve"> unitless</w:t>
      </w:r>
      <w:r w:rsidR="00F57934" w:rsidRPr="00F57934">
        <w:rPr>
          <w:rFonts w:ascii="Times New Roman" w:eastAsia="Times New Roman" w:hAnsi="Times New Roman" w:cs="Times New Roman"/>
          <w:lang w:val="en-GB"/>
        </w:rPr>
        <w:t xml:space="preserve"> z-scores on the x-axis. </w:t>
      </w:r>
      <w:r w:rsidR="00F57934">
        <w:rPr>
          <w:rFonts w:ascii="Times New Roman" w:eastAsia="Times New Roman" w:hAnsi="Times New Roman" w:cs="Times New Roman"/>
          <w:lang w:val="en-GB"/>
        </w:rPr>
        <w:t>C</w:t>
      </w:r>
      <w:r w:rsidR="00F57934" w:rsidRPr="00F57934">
        <w:rPr>
          <w:rFonts w:ascii="Times New Roman" w:eastAsia="Times New Roman" w:hAnsi="Times New Roman" w:cs="Times New Roman"/>
          <w:lang w:val="en-GB"/>
        </w:rPr>
        <w:t>arbon flux estimate</w:t>
      </w:r>
      <w:r w:rsidR="00F57934">
        <w:rPr>
          <w:rFonts w:ascii="Times New Roman" w:eastAsia="Times New Roman" w:hAnsi="Times New Roman" w:cs="Times New Roman"/>
          <w:lang w:val="en-GB"/>
        </w:rPr>
        <w:t>s</w:t>
      </w:r>
      <w:r w:rsidR="00F57934" w:rsidRPr="00F57934">
        <w:rPr>
          <w:rFonts w:ascii="Times New Roman" w:eastAsia="Times New Roman" w:hAnsi="Times New Roman" w:cs="Times New Roman"/>
          <w:lang w:val="en-GB"/>
        </w:rPr>
        <w:t xml:space="preserve"> </w:t>
      </w:r>
      <w:r w:rsidR="004A4717">
        <w:rPr>
          <w:rFonts w:ascii="Times New Roman" w:eastAsia="Times New Roman" w:hAnsi="Times New Roman" w:cs="Times New Roman"/>
          <w:lang w:val="en-GB"/>
        </w:rPr>
        <w:t xml:space="preserve">to 200 m </w:t>
      </w:r>
      <w:r w:rsidR="00F57934" w:rsidRPr="00F57934">
        <w:rPr>
          <w:rFonts w:ascii="Times New Roman" w:eastAsia="Times New Roman" w:hAnsi="Times New Roman" w:cs="Times New Roman"/>
          <w:lang w:val="en-GB"/>
        </w:rPr>
        <w:t xml:space="preserve">for each randomly assigned vector of parameter values </w:t>
      </w:r>
      <w:r w:rsidR="00F57934">
        <w:rPr>
          <w:rFonts w:ascii="Times New Roman" w:eastAsia="Times New Roman" w:hAnsi="Times New Roman" w:cs="Times New Roman"/>
          <w:lang w:val="en-GB"/>
        </w:rPr>
        <w:t>are shown</w:t>
      </w:r>
      <w:r w:rsidR="00F57934" w:rsidRPr="00F57934">
        <w:rPr>
          <w:rFonts w:ascii="Times New Roman" w:eastAsia="Times New Roman" w:hAnsi="Times New Roman" w:cs="Times New Roman"/>
          <w:lang w:val="en-GB"/>
        </w:rPr>
        <w:t xml:space="preserve"> on the y-axis. Parameter</w:t>
      </w:r>
      <w:r w:rsidR="00F57934">
        <w:rPr>
          <w:rFonts w:ascii="Times New Roman" w:eastAsia="Times New Roman" w:hAnsi="Times New Roman" w:cs="Times New Roman"/>
          <w:lang w:val="en-GB"/>
        </w:rPr>
        <w:t xml:space="preserve">s and associated symbols are described in </w:t>
      </w:r>
      <w:r w:rsidR="00F57934" w:rsidRPr="00F57934">
        <w:rPr>
          <w:rFonts w:ascii="Times New Roman" w:eastAsia="Times New Roman" w:hAnsi="Times New Roman" w:cs="Times New Roman"/>
          <w:lang w:val="en-GB"/>
        </w:rPr>
        <w:t xml:space="preserve">Table </w:t>
      </w:r>
      <w:r w:rsidR="00F57934">
        <w:rPr>
          <w:rFonts w:ascii="Times New Roman" w:eastAsia="Times New Roman" w:hAnsi="Times New Roman" w:cs="Times New Roman"/>
          <w:lang w:val="en-GB"/>
        </w:rPr>
        <w:t>S1.</w:t>
      </w:r>
      <w:r w:rsidR="00F57934" w:rsidRPr="00F57934">
        <w:rPr>
          <w:rFonts w:ascii="Times New Roman" w:eastAsia="Times New Roman" w:hAnsi="Times New Roman" w:cs="Times New Roman"/>
          <w:lang w:val="en-GB"/>
        </w:rPr>
        <w:t xml:space="preserve"> Parameters are color-coded according to </w:t>
      </w:r>
      <w:r w:rsidR="00F57934">
        <w:rPr>
          <w:rFonts w:ascii="Times New Roman" w:eastAsia="Times New Roman" w:hAnsi="Times New Roman" w:cs="Times New Roman"/>
          <w:lang w:val="en-GB"/>
        </w:rPr>
        <w:t>how they are used in carbon flux calculations</w:t>
      </w:r>
      <w:r w:rsidR="00F57934" w:rsidRPr="00F57934">
        <w:rPr>
          <w:rFonts w:ascii="Times New Roman" w:eastAsia="Times New Roman" w:hAnsi="Times New Roman" w:cs="Times New Roman"/>
          <w:lang w:val="en-GB"/>
        </w:rPr>
        <w:t xml:space="preserve">. The inner 80th percentile </w:t>
      </w:r>
      <w:r w:rsidR="00F57934">
        <w:rPr>
          <w:rFonts w:ascii="Times New Roman" w:eastAsia="Times New Roman" w:hAnsi="Times New Roman" w:cs="Times New Roman"/>
          <w:lang w:val="en-GB"/>
        </w:rPr>
        <w:t xml:space="preserve">range </w:t>
      </w:r>
      <w:r w:rsidR="00F57934" w:rsidRPr="00F57934">
        <w:rPr>
          <w:rFonts w:ascii="Times New Roman" w:eastAsia="Times New Roman" w:hAnsi="Times New Roman" w:cs="Times New Roman"/>
          <w:lang w:val="en-GB"/>
        </w:rPr>
        <w:t>is shaded.</w:t>
      </w:r>
    </w:p>
    <w:p w14:paraId="6275AF58" w14:textId="29777E96" w:rsidR="00F57934" w:rsidRPr="00AB5A70" w:rsidRDefault="00F57934" w:rsidP="00F57934">
      <w:pPr>
        <w:spacing w:line="480" w:lineRule="auto"/>
        <w:rPr>
          <w:rFonts w:ascii="Times New Roman" w:eastAsia="Times New Roman" w:hAnsi="Times New Roman" w:cs="Times New Roman"/>
          <w:lang w:val="en-GB"/>
        </w:rPr>
      </w:pPr>
    </w:p>
    <w:p w14:paraId="299531FD" w14:textId="7194FA12" w:rsidR="00383583" w:rsidRPr="00AB5A70" w:rsidRDefault="00383583" w:rsidP="00F57934">
      <w:pPr>
        <w:spacing w:line="480" w:lineRule="auto"/>
        <w:rPr>
          <w:rFonts w:ascii="Times New Roman" w:eastAsia="Times New Roman" w:hAnsi="Times New Roman" w:cs="Times New Roman"/>
          <w:b/>
          <w:lang w:val="en-GB"/>
        </w:rPr>
      </w:pPr>
      <w:r w:rsidRPr="00AB5A70">
        <w:rPr>
          <w:rFonts w:ascii="Times New Roman" w:eastAsia="Times New Roman" w:hAnsi="Times New Roman" w:cs="Times New Roman"/>
          <w:b/>
          <w:lang w:val="en-GB"/>
        </w:rPr>
        <w:t>Appendix F. Gut content analysis of mesopelagic fishes</w:t>
      </w:r>
    </w:p>
    <w:p w14:paraId="5BAB81E9" w14:textId="3C4186AA" w:rsidR="00383583" w:rsidRDefault="00383583" w:rsidP="00F57934">
      <w:pPr>
        <w:spacing w:line="480" w:lineRule="auto"/>
        <w:rPr>
          <w:rFonts w:ascii="Times New Roman" w:eastAsia="Times New Roman" w:hAnsi="Times New Roman" w:cs="Times New Roman"/>
          <w:color w:val="000000"/>
          <w:lang w:val="en-GB"/>
        </w:rPr>
      </w:pPr>
      <w:r w:rsidRPr="00AB5A70">
        <w:rPr>
          <w:rFonts w:ascii="Times New Roman" w:eastAsia="Times New Roman" w:hAnsi="Times New Roman" w:cs="Times New Roman"/>
          <w:lang w:val="en-GB"/>
        </w:rPr>
        <w:t>Gut content analysis data for a subset of mesopelagic fishes sampled during this cruise are available in the Github repository for this manuscript</w:t>
      </w:r>
      <w:r w:rsidR="00476E7D">
        <w:rPr>
          <w:rFonts w:ascii="Times New Roman" w:eastAsia="Times New Roman" w:hAnsi="Times New Roman" w:cs="Times New Roman"/>
          <w:lang w:val="en-GB"/>
        </w:rPr>
        <w:t>:</w:t>
      </w:r>
      <w:r w:rsidR="000D002A">
        <w:rPr>
          <w:rFonts w:ascii="Times New Roman" w:eastAsia="Times New Roman" w:hAnsi="Times New Roman" w:cs="Times New Roman"/>
          <w:color w:val="000000"/>
          <w:lang w:val="en-GB"/>
        </w:rPr>
        <w:t xml:space="preserve"> </w:t>
      </w:r>
      <w:hyperlink r:id="rId8" w:history="1">
        <w:r w:rsidR="00435031" w:rsidRPr="00D34D98">
          <w:rPr>
            <w:rStyle w:val="Hyperlink"/>
            <w:rFonts w:ascii="Times New Roman" w:eastAsia="Times New Roman" w:hAnsi="Times New Roman" w:cs="Times New Roman"/>
            <w:lang w:val="en-GB"/>
          </w:rPr>
          <w:t>https://github.com/hmcmonagle/Fish-carbon-flux-N-Atlantic/blob/8244af58b4d30d63a7998208083409b78cae0c92/data/Gut_content_Llopiz_Lab_fish/OTZ_MorphID_PreyData_Entry_SG2105.xlsx</w:t>
        </w:r>
      </w:hyperlink>
    </w:p>
    <w:p w14:paraId="29E3675C" w14:textId="77777777" w:rsidR="009B2B7B" w:rsidRPr="00476E7D" w:rsidRDefault="009B2B7B" w:rsidP="00F57934">
      <w:pPr>
        <w:spacing w:line="480" w:lineRule="auto"/>
        <w:rPr>
          <w:rFonts w:ascii="Times New Roman" w:eastAsia="Times New Roman" w:hAnsi="Times New Roman" w:cs="Times New Roman"/>
          <w:color w:val="000000"/>
          <w:lang w:val="en-GB"/>
        </w:rPr>
      </w:pPr>
    </w:p>
    <w:p w14:paraId="5DA3C107" w14:textId="77777777" w:rsidR="00383583" w:rsidRPr="00AB5A70" w:rsidRDefault="00383583" w:rsidP="00F57934">
      <w:pPr>
        <w:spacing w:line="480" w:lineRule="auto"/>
        <w:rPr>
          <w:rFonts w:ascii="Times New Roman" w:eastAsia="Times New Roman" w:hAnsi="Times New Roman" w:cs="Times New Roman"/>
          <w:b/>
          <w:lang w:val="en-GB"/>
        </w:rPr>
      </w:pPr>
      <w:r w:rsidRPr="00AB5A70">
        <w:rPr>
          <w:rFonts w:ascii="Times New Roman" w:eastAsia="Times New Roman" w:hAnsi="Times New Roman" w:cs="Times New Roman"/>
          <w:b/>
          <w:lang w:val="en-GB"/>
        </w:rPr>
        <w:lastRenderedPageBreak/>
        <w:t xml:space="preserve">Appendix G. Zooplankton-mediated carbon flux results </w:t>
      </w:r>
    </w:p>
    <w:p w14:paraId="6E310D45" w14:textId="77777777" w:rsidR="00383583" w:rsidRPr="00AB5A70" w:rsidRDefault="00383583" w:rsidP="00F57934">
      <w:pPr>
        <w:spacing w:before="240" w:after="240" w:line="480" w:lineRule="auto"/>
        <w:ind w:firstLine="20"/>
        <w:rPr>
          <w:rFonts w:ascii="Times New Roman" w:eastAsia="Times New Roman" w:hAnsi="Times New Roman" w:cs="Times New Roman"/>
          <w:i/>
          <w:lang w:val="en-GB"/>
        </w:rPr>
      </w:pPr>
      <w:r w:rsidRPr="00AB5A70">
        <w:rPr>
          <w:rFonts w:ascii="Times New Roman" w:eastAsia="Times New Roman" w:hAnsi="Times New Roman" w:cs="Times New Roman"/>
          <w:i/>
          <w:lang w:val="en-GB"/>
        </w:rPr>
        <w:t>Sampling</w:t>
      </w:r>
    </w:p>
    <w:p w14:paraId="6AD70733" w14:textId="73F8658D" w:rsidR="00383583" w:rsidRPr="00AB5A70" w:rsidRDefault="00383583" w:rsidP="00F57934">
      <w:pPr>
        <w:spacing w:before="240" w:after="240" w:line="480" w:lineRule="auto"/>
        <w:ind w:firstLine="20"/>
        <w:rPr>
          <w:rFonts w:ascii="Times New Roman" w:eastAsia="Times New Roman" w:hAnsi="Times New Roman" w:cs="Times New Roman"/>
          <w:lang w:val="en-GB"/>
        </w:rPr>
      </w:pPr>
      <w:r w:rsidRPr="00AB5A70">
        <w:rPr>
          <w:rFonts w:ascii="Times New Roman" w:eastAsia="Times New Roman" w:hAnsi="Times New Roman" w:cs="Times New Roman"/>
          <w:lang w:val="en-GB"/>
        </w:rPr>
        <w:t xml:space="preserve">Zooplankton metabolic contributions to active flux were calculated using abundance and dry mass analysis of the MOCNESS-1 on the RRS </w:t>
      </w:r>
      <w:r w:rsidRPr="00AB5A70">
        <w:rPr>
          <w:rFonts w:ascii="Times New Roman" w:eastAsia="Times New Roman" w:hAnsi="Times New Roman" w:cs="Times New Roman"/>
          <w:i/>
          <w:lang w:val="en-GB"/>
        </w:rPr>
        <w:t>James Cook</w:t>
      </w:r>
      <w:r w:rsidRPr="00AB5A70">
        <w:rPr>
          <w:rFonts w:ascii="Times New Roman" w:eastAsia="Times New Roman" w:hAnsi="Times New Roman" w:cs="Times New Roman"/>
          <w:lang w:val="en-GB"/>
        </w:rPr>
        <w:t xml:space="preserve">. Each net tow sample was split using a Folsom plankton splitter and processed using protocols described in Steinberg </w:t>
      </w:r>
      <w:r w:rsidRPr="00AB5A70">
        <w:rPr>
          <w:rFonts w:ascii="Times New Roman" w:eastAsia="Times New Roman" w:hAnsi="Times New Roman" w:cs="Times New Roman"/>
          <w:i/>
          <w:iCs/>
          <w:lang w:val="en-GB"/>
        </w:rPr>
        <w:t>et al</w:t>
      </w:r>
      <w:r w:rsidRPr="00AB5A70">
        <w:rPr>
          <w:rFonts w:ascii="Times New Roman" w:eastAsia="Times New Roman" w:hAnsi="Times New Roman" w:cs="Times New Roman"/>
          <w:lang w:val="en-GB"/>
        </w:rPr>
        <w:t xml:space="preserve">., (2008). Half of the sample was size-fractionated using nested sieves (200, 500, 1000, 2000, and 5000 µm), rinsed onto pre-weighed 0.2 mm </w:t>
      </w:r>
      <w:proofErr w:type="spellStart"/>
      <w:r w:rsidRPr="00AB5A70">
        <w:rPr>
          <w:rFonts w:ascii="Times New Roman" w:eastAsia="Times New Roman" w:hAnsi="Times New Roman" w:cs="Times New Roman"/>
          <w:lang w:val="en-GB"/>
        </w:rPr>
        <w:t>Nitex</w:t>
      </w:r>
      <w:proofErr w:type="spellEnd"/>
      <w:r w:rsidRPr="00AB5A70">
        <w:rPr>
          <w:rFonts w:ascii="Times New Roman" w:eastAsia="Times New Roman" w:hAnsi="Times New Roman" w:cs="Times New Roman"/>
          <w:lang w:val="en-GB"/>
        </w:rPr>
        <w:t xml:space="preserve"> mesh filters, and frozen at -20</w:t>
      </w:r>
      <w:r w:rsidRPr="00AB5A70">
        <w:rPr>
          <w:rFonts w:ascii="Times New Roman" w:eastAsia="Times New Roman" w:hAnsi="Times New Roman" w:cs="Times New Roman"/>
          <w:vertAlign w:val="superscript"/>
          <w:lang w:val="en-GB"/>
        </w:rPr>
        <w:t>o</w:t>
      </w:r>
      <w:r w:rsidRPr="00AB5A70">
        <w:rPr>
          <w:rFonts w:ascii="Times New Roman" w:eastAsia="Times New Roman" w:hAnsi="Times New Roman" w:cs="Times New Roman"/>
          <w:lang w:val="en-GB"/>
        </w:rPr>
        <w:t xml:space="preserve">C for biomass analysis. The other half sample was further split for additional analyses, with a portion preserved in sodium borate-buffered 4% formaldehyde for </w:t>
      </w:r>
      <w:proofErr w:type="spellStart"/>
      <w:r w:rsidRPr="00AB5A70">
        <w:rPr>
          <w:rFonts w:ascii="Times New Roman" w:eastAsia="Times New Roman" w:hAnsi="Times New Roman" w:cs="Times New Roman"/>
          <w:lang w:val="en-GB"/>
        </w:rPr>
        <w:t>Zoo</w:t>
      </w:r>
      <w:r w:rsidR="007B79AB">
        <w:rPr>
          <w:rFonts w:ascii="Times New Roman" w:eastAsia="Times New Roman" w:hAnsi="Times New Roman" w:cs="Times New Roman"/>
          <w:lang w:val="en-GB"/>
        </w:rPr>
        <w:t>S</w:t>
      </w:r>
      <w:r w:rsidRPr="00AB5A70">
        <w:rPr>
          <w:rFonts w:ascii="Times New Roman" w:eastAsia="Times New Roman" w:hAnsi="Times New Roman" w:cs="Times New Roman"/>
          <w:lang w:val="en-GB"/>
        </w:rPr>
        <w:t>can</w:t>
      </w:r>
      <w:proofErr w:type="spellEnd"/>
      <w:r w:rsidRPr="00AB5A70">
        <w:rPr>
          <w:rFonts w:ascii="Times New Roman" w:eastAsia="Times New Roman" w:hAnsi="Times New Roman" w:cs="Times New Roman"/>
          <w:lang w:val="en-GB"/>
        </w:rPr>
        <w:t xml:space="preserve"> </w:t>
      </w:r>
      <w:r w:rsidR="00B26464">
        <w:rPr>
          <w:rFonts w:ascii="Times New Roman" w:eastAsia="Times New Roman" w:hAnsi="Times New Roman" w:cs="Times New Roman"/>
          <w:lang w:val="en-GB"/>
        </w:rPr>
        <w:t xml:space="preserve">image </w:t>
      </w:r>
      <w:r w:rsidRPr="00AB5A70">
        <w:rPr>
          <w:rFonts w:ascii="Times New Roman" w:eastAsia="Times New Roman" w:hAnsi="Times New Roman" w:cs="Times New Roman"/>
          <w:lang w:val="en-GB"/>
        </w:rPr>
        <w:t>analysis. For the May 17</w:t>
      </w:r>
      <w:r w:rsidRPr="00AB5A70">
        <w:rPr>
          <w:rFonts w:ascii="Times New Roman" w:eastAsia="Times New Roman" w:hAnsi="Times New Roman" w:cs="Times New Roman"/>
          <w:vertAlign w:val="superscript"/>
          <w:lang w:val="en-GB"/>
        </w:rPr>
        <w:t>th</w:t>
      </w:r>
      <w:r w:rsidRPr="00AB5A70">
        <w:rPr>
          <w:rFonts w:ascii="Times New Roman" w:eastAsia="Times New Roman" w:hAnsi="Times New Roman" w:cs="Times New Roman"/>
          <w:lang w:val="en-GB"/>
        </w:rPr>
        <w:t xml:space="preserve"> </w:t>
      </w:r>
      <w:r w:rsidR="005A0750">
        <w:rPr>
          <w:rFonts w:ascii="Times New Roman" w:eastAsia="Times New Roman" w:hAnsi="Times New Roman" w:cs="Times New Roman"/>
          <w:lang w:val="en-GB"/>
        </w:rPr>
        <w:t xml:space="preserve">day and night tows </w:t>
      </w:r>
      <w:r w:rsidRPr="00AB5A70">
        <w:rPr>
          <w:rFonts w:ascii="Times New Roman" w:eastAsia="Times New Roman" w:hAnsi="Times New Roman" w:cs="Times New Roman"/>
          <w:lang w:val="en-GB"/>
        </w:rPr>
        <w:t>the formaldehyde sample was size-fractionated using the same nested sieves prior to preservation. There were abundant large pteropods (&gt;1.5 cm) in the MOCNESS sampling. These individuals were removed from the whole net sample, individuals enumerated, photographed, and preserved as a separate size fraction for dry mass analysis.</w:t>
      </w:r>
    </w:p>
    <w:p w14:paraId="563C2863" w14:textId="77777777" w:rsidR="00383583" w:rsidRPr="00AB5A70" w:rsidRDefault="00383583" w:rsidP="00F57934">
      <w:pPr>
        <w:spacing w:before="240" w:after="240" w:line="480" w:lineRule="auto"/>
        <w:rPr>
          <w:rFonts w:ascii="Times New Roman" w:eastAsia="Times New Roman" w:hAnsi="Times New Roman" w:cs="Times New Roman"/>
          <w:i/>
          <w:lang w:val="en-GB"/>
        </w:rPr>
      </w:pPr>
      <w:r w:rsidRPr="00AB5A70">
        <w:rPr>
          <w:rFonts w:ascii="Times New Roman" w:eastAsia="Times New Roman" w:hAnsi="Times New Roman" w:cs="Times New Roman"/>
          <w:i/>
          <w:lang w:val="en-GB"/>
        </w:rPr>
        <w:t>Dry Mass</w:t>
      </w:r>
    </w:p>
    <w:p w14:paraId="5CE6375A" w14:textId="77777777" w:rsidR="00383583" w:rsidRPr="00AB5A70" w:rsidRDefault="00383583" w:rsidP="00F57934">
      <w:pPr>
        <w:spacing w:before="240" w:after="240" w:line="480" w:lineRule="auto"/>
        <w:rPr>
          <w:rFonts w:ascii="Times New Roman" w:eastAsia="Times New Roman" w:hAnsi="Times New Roman" w:cs="Times New Roman"/>
          <w:lang w:val="en-GB"/>
        </w:rPr>
      </w:pPr>
      <w:r w:rsidRPr="00AB5A70">
        <w:rPr>
          <w:rFonts w:ascii="Times New Roman" w:eastAsia="Times New Roman" w:hAnsi="Times New Roman" w:cs="Times New Roman"/>
          <w:lang w:val="en-GB"/>
        </w:rPr>
        <w:t>Dry mass for zooplankton were measured on a Sartorius BP211D or Mettler AE 160 balance.  First samples were thawed on paper towels to remove excess water (~ 20 minutes), then dried for at least 24 h at 60</w:t>
      </w:r>
      <w:r w:rsidRPr="00AB5A70">
        <w:rPr>
          <w:rFonts w:ascii="Times New Roman" w:eastAsia="Times New Roman" w:hAnsi="Times New Roman" w:cs="Times New Roman"/>
          <w:vertAlign w:val="superscript"/>
          <w:lang w:val="en-GB"/>
        </w:rPr>
        <w:t>o</w:t>
      </w:r>
      <w:r w:rsidRPr="00AB5A70">
        <w:rPr>
          <w:rFonts w:ascii="Times New Roman" w:eastAsia="Times New Roman" w:hAnsi="Times New Roman" w:cs="Times New Roman"/>
          <w:lang w:val="en-GB"/>
        </w:rPr>
        <w:t>C and re-weighed. Dry biomass of each size fraction within a net (mg m</w:t>
      </w:r>
      <w:r w:rsidRPr="00AB5A70">
        <w:rPr>
          <w:rFonts w:ascii="Times New Roman" w:eastAsia="Times New Roman" w:hAnsi="Times New Roman" w:cs="Times New Roman"/>
          <w:vertAlign w:val="superscript"/>
          <w:lang w:val="en-GB"/>
        </w:rPr>
        <w:t>-3</w:t>
      </w:r>
      <w:r w:rsidRPr="00AB5A70">
        <w:rPr>
          <w:rFonts w:ascii="Times New Roman" w:eastAsia="Times New Roman" w:hAnsi="Times New Roman" w:cs="Times New Roman"/>
          <w:lang w:val="en-GB"/>
        </w:rPr>
        <w:t>) was determined by dividing the biomass by the seawater volume filtered through the net during sampling.  The average dry mass of the pteropods was 105.3 mg.</w:t>
      </w:r>
    </w:p>
    <w:p w14:paraId="06E66C4A" w14:textId="71344535" w:rsidR="00383583" w:rsidRPr="00AB5A70" w:rsidRDefault="00383583" w:rsidP="00F57934">
      <w:pPr>
        <w:spacing w:before="240" w:after="240" w:line="480" w:lineRule="auto"/>
        <w:ind w:firstLine="20"/>
        <w:rPr>
          <w:rFonts w:ascii="Times New Roman" w:eastAsia="Times New Roman" w:hAnsi="Times New Roman" w:cs="Times New Roman"/>
          <w:i/>
          <w:lang w:val="en-GB"/>
        </w:rPr>
      </w:pPr>
      <w:proofErr w:type="spellStart"/>
      <w:r w:rsidRPr="00AB5A70">
        <w:rPr>
          <w:rFonts w:ascii="Times New Roman" w:eastAsia="Times New Roman" w:hAnsi="Times New Roman" w:cs="Times New Roman"/>
          <w:i/>
          <w:lang w:val="en-GB"/>
        </w:rPr>
        <w:t>Zoo</w:t>
      </w:r>
      <w:r w:rsidR="007B79AB">
        <w:rPr>
          <w:rFonts w:ascii="Times New Roman" w:eastAsia="Times New Roman" w:hAnsi="Times New Roman" w:cs="Times New Roman"/>
          <w:i/>
          <w:lang w:val="en-GB"/>
        </w:rPr>
        <w:t>S</w:t>
      </w:r>
      <w:r w:rsidRPr="00AB5A70">
        <w:rPr>
          <w:rFonts w:ascii="Times New Roman" w:eastAsia="Times New Roman" w:hAnsi="Times New Roman" w:cs="Times New Roman"/>
          <w:i/>
          <w:lang w:val="en-GB"/>
        </w:rPr>
        <w:t>can</w:t>
      </w:r>
      <w:proofErr w:type="spellEnd"/>
      <w:r w:rsidRPr="00AB5A70">
        <w:rPr>
          <w:rFonts w:ascii="Times New Roman" w:eastAsia="Times New Roman" w:hAnsi="Times New Roman" w:cs="Times New Roman"/>
          <w:i/>
          <w:lang w:val="en-GB"/>
        </w:rPr>
        <w:t xml:space="preserve"> of abundance</w:t>
      </w:r>
    </w:p>
    <w:p w14:paraId="50D4F845" w14:textId="372B908B" w:rsidR="00383583" w:rsidRPr="00AB5A70" w:rsidRDefault="00383583" w:rsidP="00F57934">
      <w:pPr>
        <w:spacing w:before="240" w:after="240" w:line="480" w:lineRule="auto"/>
        <w:rPr>
          <w:rFonts w:ascii="Times New Roman" w:eastAsia="Times New Roman" w:hAnsi="Times New Roman" w:cs="Times New Roman"/>
          <w:lang w:val="en-GB"/>
        </w:rPr>
      </w:pPr>
      <w:r w:rsidRPr="00AB5A70">
        <w:rPr>
          <w:rFonts w:ascii="Times New Roman" w:eastAsia="Times New Roman" w:hAnsi="Times New Roman" w:cs="Times New Roman"/>
          <w:lang w:val="en-GB"/>
        </w:rPr>
        <w:lastRenderedPageBreak/>
        <w:t xml:space="preserve">To estimate mesozooplankton abundance and average size, the formalin preserved samples from May 17 were imaged with a </w:t>
      </w:r>
      <w:proofErr w:type="spellStart"/>
      <w:r w:rsidRPr="00AB5A70">
        <w:rPr>
          <w:rFonts w:ascii="Times New Roman" w:eastAsia="Times New Roman" w:hAnsi="Times New Roman" w:cs="Times New Roman"/>
          <w:lang w:val="en-GB"/>
        </w:rPr>
        <w:t>ZooSCAN</w:t>
      </w:r>
      <w:proofErr w:type="spellEnd"/>
      <w:r w:rsidRPr="00AB5A70">
        <w:rPr>
          <w:rFonts w:ascii="Times New Roman" w:eastAsia="Times New Roman" w:hAnsi="Times New Roman" w:cs="Times New Roman"/>
          <w:lang w:val="en-GB"/>
        </w:rPr>
        <w:t xml:space="preserve"> version 3 at 2400 dpi as described in Maas et al. (2021). Briefly, at least 1500 particles per size fraction were scanned after subsampling using a </w:t>
      </w:r>
      <w:proofErr w:type="spellStart"/>
      <w:r w:rsidRPr="00AB5A70">
        <w:rPr>
          <w:rFonts w:ascii="Times New Roman" w:eastAsia="Times New Roman" w:hAnsi="Times New Roman" w:cs="Times New Roman"/>
          <w:lang w:val="en-GB"/>
        </w:rPr>
        <w:t>Motoda</w:t>
      </w:r>
      <w:proofErr w:type="spellEnd"/>
      <w:r w:rsidRPr="00AB5A70">
        <w:rPr>
          <w:rFonts w:ascii="Times New Roman" w:eastAsia="Times New Roman" w:hAnsi="Times New Roman" w:cs="Times New Roman"/>
          <w:lang w:val="en-GB"/>
        </w:rPr>
        <w:t xml:space="preserve"> splitter (</w:t>
      </w:r>
      <w:proofErr w:type="spellStart"/>
      <w:r w:rsidRPr="00AB5A70">
        <w:rPr>
          <w:rFonts w:ascii="Times New Roman" w:eastAsia="Times New Roman" w:hAnsi="Times New Roman" w:cs="Times New Roman"/>
          <w:lang w:val="en-GB"/>
        </w:rPr>
        <w:t>Motoda</w:t>
      </w:r>
      <w:proofErr w:type="spellEnd"/>
      <w:r w:rsidRPr="00AB5A70">
        <w:rPr>
          <w:rFonts w:ascii="Times New Roman" w:eastAsia="Times New Roman" w:hAnsi="Times New Roman" w:cs="Times New Roman"/>
          <w:lang w:val="en-GB"/>
        </w:rPr>
        <w:t xml:space="preserve">, 1959). Raw images were processed in </w:t>
      </w:r>
      <w:proofErr w:type="spellStart"/>
      <w:r w:rsidRPr="00AB5A70">
        <w:rPr>
          <w:rFonts w:ascii="Times New Roman" w:eastAsia="Times New Roman" w:hAnsi="Times New Roman" w:cs="Times New Roman"/>
          <w:lang w:val="en-GB"/>
        </w:rPr>
        <w:t>ZooProcess</w:t>
      </w:r>
      <w:proofErr w:type="spellEnd"/>
      <w:r w:rsidRPr="00AB5A70">
        <w:rPr>
          <w:rFonts w:ascii="Times New Roman" w:eastAsia="Times New Roman" w:hAnsi="Times New Roman" w:cs="Times New Roman"/>
          <w:lang w:val="en-GB"/>
        </w:rPr>
        <w:t xml:space="preserve"> (</w:t>
      </w:r>
      <w:proofErr w:type="spellStart"/>
      <w:r w:rsidRPr="00AB5A70">
        <w:rPr>
          <w:rFonts w:ascii="Times New Roman" w:eastAsia="Times New Roman" w:hAnsi="Times New Roman" w:cs="Times New Roman"/>
          <w:lang w:val="en-GB"/>
        </w:rPr>
        <w:t>Gorsky</w:t>
      </w:r>
      <w:proofErr w:type="spellEnd"/>
      <w:r w:rsidRPr="00AB5A70">
        <w:rPr>
          <w:rFonts w:ascii="Times New Roman" w:eastAsia="Times New Roman" w:hAnsi="Times New Roman" w:cs="Times New Roman"/>
          <w:lang w:val="en-GB"/>
        </w:rPr>
        <w:t xml:space="preserve"> et al., 2010, </w:t>
      </w:r>
      <w:proofErr w:type="spellStart"/>
      <w:r w:rsidRPr="00AB5A70">
        <w:rPr>
          <w:rFonts w:ascii="Times New Roman" w:eastAsia="Times New Roman" w:hAnsi="Times New Roman" w:cs="Times New Roman"/>
          <w:lang w:val="en-GB"/>
        </w:rPr>
        <w:t>Vandromme</w:t>
      </w:r>
      <w:proofErr w:type="spellEnd"/>
      <w:r w:rsidRPr="00AB5A70">
        <w:rPr>
          <w:rFonts w:ascii="Times New Roman" w:eastAsia="Times New Roman" w:hAnsi="Times New Roman" w:cs="Times New Roman"/>
          <w:lang w:val="en-GB"/>
        </w:rPr>
        <w:t xml:space="preserve"> et al., 2012), then uploaded to </w:t>
      </w:r>
      <w:proofErr w:type="spellStart"/>
      <w:r w:rsidRPr="00AB5A70">
        <w:rPr>
          <w:rFonts w:ascii="Times New Roman" w:eastAsia="Times New Roman" w:hAnsi="Times New Roman" w:cs="Times New Roman"/>
          <w:lang w:val="en-GB"/>
        </w:rPr>
        <w:t>EcoTaxa</w:t>
      </w:r>
      <w:proofErr w:type="spellEnd"/>
      <w:r w:rsidRPr="00AB5A70">
        <w:rPr>
          <w:rFonts w:ascii="Times New Roman" w:eastAsia="Times New Roman" w:hAnsi="Times New Roman" w:cs="Times New Roman"/>
          <w:lang w:val="en-GB"/>
        </w:rPr>
        <w:t xml:space="preserve"> (https://ecotaxa.obs-vlfr.fr/; </w:t>
      </w:r>
      <w:proofErr w:type="spellStart"/>
      <w:r w:rsidRPr="00AB5A70">
        <w:rPr>
          <w:rFonts w:ascii="Times New Roman" w:eastAsia="Times New Roman" w:hAnsi="Times New Roman" w:cs="Times New Roman"/>
          <w:lang w:val="en-GB"/>
        </w:rPr>
        <w:t>Picheral</w:t>
      </w:r>
      <w:proofErr w:type="spellEnd"/>
      <w:r w:rsidRPr="00AB5A70">
        <w:rPr>
          <w:rFonts w:ascii="Times New Roman" w:eastAsia="Times New Roman" w:hAnsi="Times New Roman" w:cs="Times New Roman"/>
          <w:lang w:val="en-GB"/>
        </w:rPr>
        <w:t xml:space="preserve"> et al., 2017) for machine assisted identification. The entirety of the May 17 scan was manually validated for taxonomy. This dataset provides the abundance of zooplankton from each size fraction from each depth interval after correcting for fraction imaged and volume filtered. This average dry mass, which varied day vs. night and between depths (Table G1), was used to calculate the average metabolic contribution of a representative zooplankter within each size fraction using the allometric equations detailed below.</w:t>
      </w:r>
    </w:p>
    <w:p w14:paraId="15456169" w14:textId="77777777" w:rsidR="00383583" w:rsidRPr="00AB5A70" w:rsidRDefault="00383583" w:rsidP="00F57934">
      <w:pPr>
        <w:spacing w:before="240" w:after="240" w:line="480" w:lineRule="auto"/>
        <w:rPr>
          <w:rFonts w:ascii="Times New Roman" w:eastAsia="Times New Roman" w:hAnsi="Times New Roman" w:cs="Times New Roman"/>
          <w:lang w:val="en-GB"/>
        </w:rPr>
      </w:pPr>
      <w:r w:rsidRPr="00AB5A70">
        <w:rPr>
          <w:rFonts w:ascii="Times New Roman" w:eastAsia="Times New Roman" w:hAnsi="Times New Roman" w:cs="Times New Roman"/>
          <w:lang w:val="en-GB"/>
        </w:rPr>
        <w:t>Physiological rates for both the pteropods and the general mesozooplankton were calculated as:</w:t>
      </w:r>
    </w:p>
    <w:p w14:paraId="21B6B3AA" w14:textId="77777777" w:rsidR="00383583" w:rsidRPr="00AB5A70" w:rsidRDefault="00383583" w:rsidP="00F57934">
      <w:pPr>
        <w:spacing w:line="480" w:lineRule="auto"/>
        <w:jc w:val="center"/>
        <w:rPr>
          <w:rFonts w:ascii="Times New Roman" w:eastAsia="Times New Roman" w:hAnsi="Times New Roman" w:cs="Times New Roman"/>
          <w:lang w:val="en-GB"/>
        </w:rPr>
      </w:pPr>
      <w:r w:rsidRPr="00AB5A70">
        <w:rPr>
          <w:rFonts w:ascii="Times New Roman" w:eastAsia="Times New Roman" w:hAnsi="Times New Roman" w:cs="Times New Roman"/>
          <w:b/>
          <w:noProof/>
          <w:lang w:val="en-GB"/>
        </w:rPr>
        <w:drawing>
          <wp:inline distT="114300" distB="114300" distL="114300" distR="114300" wp14:anchorId="338434FD" wp14:editId="02AFD072">
            <wp:extent cx="5519738" cy="530744"/>
            <wp:effectExtent l="0" t="0" r="0" b="0"/>
            <wp:docPr id="208973067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519738" cy="530744"/>
                    </a:xfrm>
                    <a:prstGeom prst="rect">
                      <a:avLst/>
                    </a:prstGeom>
                    <a:ln/>
                  </pic:spPr>
                </pic:pic>
              </a:graphicData>
            </a:graphic>
          </wp:inline>
        </w:drawing>
      </w:r>
    </w:p>
    <w:p w14:paraId="79175546" w14:textId="7F792345" w:rsidR="00383583" w:rsidRPr="00AB5A70" w:rsidRDefault="00383583" w:rsidP="00F57934">
      <w:pPr>
        <w:spacing w:before="240" w:after="240" w:line="480" w:lineRule="auto"/>
        <w:rPr>
          <w:rFonts w:ascii="Times New Roman" w:eastAsia="Times New Roman" w:hAnsi="Times New Roman" w:cs="Times New Roman"/>
          <w:lang w:val="en-GB"/>
        </w:rPr>
      </w:pPr>
      <w:r w:rsidRPr="00AB5A70">
        <w:rPr>
          <w:rFonts w:ascii="Times New Roman" w:eastAsia="Times New Roman" w:hAnsi="Times New Roman" w:cs="Times New Roman"/>
          <w:lang w:val="en-GB"/>
        </w:rPr>
        <w:t>where DM is the estimated average dry mass (mg) of an individual within a size fraction, RQ is 0.87 for copepods (</w:t>
      </w:r>
      <w:proofErr w:type="spellStart"/>
      <w:r w:rsidRPr="00AB5A70">
        <w:rPr>
          <w:rFonts w:ascii="Times New Roman" w:eastAsia="Times New Roman" w:hAnsi="Times New Roman" w:cs="Times New Roman"/>
          <w:lang w:val="en-GB"/>
        </w:rPr>
        <w:t>Mayzaud</w:t>
      </w:r>
      <w:proofErr w:type="spellEnd"/>
      <w:r w:rsidRPr="00AB5A70">
        <w:rPr>
          <w:rFonts w:ascii="Times New Roman" w:eastAsia="Times New Roman" w:hAnsi="Times New Roman" w:cs="Times New Roman"/>
          <w:lang w:val="en-GB"/>
        </w:rPr>
        <w:t xml:space="preserve"> et al., 2005), and 0.536 allows conversion from µL CO</w:t>
      </w:r>
      <w:r w:rsidRPr="00AB5A70">
        <w:rPr>
          <w:rFonts w:ascii="Times New Roman" w:eastAsia="Times New Roman" w:hAnsi="Times New Roman" w:cs="Times New Roman"/>
          <w:vertAlign w:val="subscript"/>
          <w:lang w:val="en-GB"/>
        </w:rPr>
        <w:t>2</w:t>
      </w:r>
      <w:r w:rsidRPr="00AB5A70">
        <w:rPr>
          <w:rFonts w:ascii="Times New Roman" w:eastAsia="Times New Roman" w:hAnsi="Times New Roman" w:cs="Times New Roman"/>
          <w:lang w:val="en-GB"/>
        </w:rPr>
        <w:t xml:space="preserve"> to µg C h</w:t>
      </w:r>
      <w:r w:rsidRPr="00AB5A70">
        <w:rPr>
          <w:rFonts w:ascii="Times New Roman" w:eastAsia="Times New Roman" w:hAnsi="Times New Roman" w:cs="Times New Roman"/>
          <w:vertAlign w:val="superscript"/>
          <w:lang w:val="en-GB"/>
        </w:rPr>
        <w:t>-1</w:t>
      </w:r>
      <w:r w:rsidRPr="00AB5A70">
        <w:rPr>
          <w:rFonts w:ascii="Times New Roman" w:eastAsia="Times New Roman" w:hAnsi="Times New Roman" w:cs="Times New Roman"/>
          <w:lang w:val="en-GB"/>
        </w:rPr>
        <w:t>. Temperature (</w:t>
      </w:r>
      <w:proofErr w:type="spellStart"/>
      <w:r w:rsidRPr="00AB5A70">
        <w:rPr>
          <w:rFonts w:ascii="Times New Roman" w:eastAsia="Times New Roman" w:hAnsi="Times New Roman" w:cs="Times New Roman"/>
          <w:lang w:val="en-GB"/>
        </w:rPr>
        <w:t>TempC</w:t>
      </w:r>
      <w:proofErr w:type="spellEnd"/>
      <w:r w:rsidRPr="00AB5A70">
        <w:rPr>
          <w:rFonts w:ascii="Times New Roman" w:eastAsia="Times New Roman" w:hAnsi="Times New Roman" w:cs="Times New Roman"/>
          <w:lang w:val="en-GB"/>
        </w:rPr>
        <w:t xml:space="preserve">, °C) is the average temperature measured by the MOCNESS in the 200-1000 m interval and corrects the rates the average temperature below the flux boundaries (11.1°C). The remaining coefficients for the respiration equation are from Ikeda et al., (2001) and were chosen as the best predictive equation based on measured metabolic rates, while the equation for DOC comes directly from measured regressions to zooplankton size (Maas et al., </w:t>
      </w:r>
      <w:r w:rsidRPr="00AB5A70">
        <w:rPr>
          <w:rFonts w:ascii="Times New Roman" w:eastAsia="Times New Roman" w:hAnsi="Times New Roman" w:cs="Times New Roman"/>
          <w:lang w:val="en-GB"/>
        </w:rPr>
        <w:lastRenderedPageBreak/>
        <w:t>2021). POC was estimated as 31% of respiratory CO</w:t>
      </w:r>
      <w:r w:rsidRPr="00AB5A70">
        <w:rPr>
          <w:rFonts w:ascii="Times New Roman" w:eastAsia="Times New Roman" w:hAnsi="Times New Roman" w:cs="Times New Roman"/>
          <w:vertAlign w:val="subscript"/>
          <w:lang w:val="en-GB"/>
        </w:rPr>
        <w:t>2</w:t>
      </w:r>
      <w:r w:rsidRPr="00AB5A70">
        <w:rPr>
          <w:rFonts w:ascii="Times New Roman" w:eastAsia="Times New Roman" w:hAnsi="Times New Roman" w:cs="Times New Roman"/>
          <w:lang w:val="en-GB"/>
        </w:rPr>
        <w:t xml:space="preserve"> </w:t>
      </w:r>
      <w:r w:rsidR="00443C6F" w:rsidRPr="00AB5A70">
        <w:rPr>
          <w:rFonts w:ascii="Times New Roman" w:eastAsia="Times New Roman" w:hAnsi="Times New Roman" w:cs="Times New Roman"/>
          <w:lang w:val="en-GB"/>
        </w:rPr>
        <w:fldChar w:fldCharType="begin"/>
      </w:r>
      <w:r w:rsidR="00283296" w:rsidRPr="00AB5A70">
        <w:rPr>
          <w:rFonts w:ascii="Times New Roman" w:eastAsia="Times New Roman" w:hAnsi="Times New Roman" w:cs="Times New Roman"/>
          <w:lang w:val="en-GB"/>
        </w:rPr>
        <w:instrText xml:space="preserve"> ADDIN ZOTERO_ITEM CSL_CITATION {"citationID":"oHJPrfNl","properties":{"formattedCitation":"(Schnetzer and Steinberg, 2002; Steinberg {\\i{}et al.}, 2012)","plainCitation":"(Schnetzer and Steinberg, 2002; Steinberg et al., 2012)","noteIndex":0},"citationItems":[{"id":1465,"uris":["http://zotero.org/users/6596905/items/KSKSWFYF"],"itemData":{"id":1465,"type":"article-journal","container-title":"Marine Biology","DOI":"10.1007/s00227-002-0815-8","ISSN":"0025-3162, 1432-1793","issue":"1","journalAbbreviation":"Marine Biology","language":"en","page":"89-99","source":"DOI.org (Crossref)","title":"Natural diets of vertically migrating zooplankton in the Sargasso Sea","volume":"141","author":[{"family":"Schnetzer","given":"A."},{"family":"Steinberg","given":"D."}],"issued":{"date-parts":[["2002",7]]}}},{"id":79,"uris":["http://zotero.org/users/6596905/items/LLNGXJBZ"],"itemData":{"id":79,"type":"article-journal","container-title":"Global Biogeochemical Cycles","ISSN":"08866236","issue":"1","journalAbbreviation":"Global Biogeochem. Cycles","language":"English","note":"Citation Key: steinberg2012","page":"n/a-n/a","title":"Long-term increase in mesozooplankton biomass in the Sargasso Sea: Linkage to climate and implications for food web dynamics and biogeochemical cycling: INCREASE IN MESOZOOPLANKTON AT BATS","title-short":"Long-term increase in mesozooplankton biomass in the Sargasso Sea","volume":"26","author":[{"family":"Steinberg","given":"Deborah K."},{"family":"Lomas","given":"Michael W."},{"family":"Cope","given":"Joseph S."}],"issued":{"date-parts":[["2012",3]]}}}],"schema":"https://github.com/citation-style-language/schema/raw/master/csl-citation.json"} </w:instrText>
      </w:r>
      <w:r w:rsidR="00443C6F" w:rsidRPr="00AB5A70">
        <w:rPr>
          <w:rFonts w:ascii="Times New Roman" w:eastAsia="Times New Roman" w:hAnsi="Times New Roman" w:cs="Times New Roman"/>
          <w:lang w:val="en-GB"/>
        </w:rPr>
        <w:fldChar w:fldCharType="separate"/>
      </w:r>
      <w:r w:rsidR="00283296" w:rsidRPr="00AB5A70">
        <w:rPr>
          <w:rFonts w:ascii="Times New Roman" w:hAnsi="Times New Roman" w:cs="Times New Roman"/>
        </w:rPr>
        <w:t xml:space="preserve">(Schnetzer and Steinberg, 2002; Steinberg </w:t>
      </w:r>
      <w:r w:rsidR="00283296" w:rsidRPr="00AB5A70">
        <w:rPr>
          <w:rFonts w:ascii="Times New Roman" w:hAnsi="Times New Roman" w:cs="Times New Roman"/>
          <w:i/>
          <w:iCs/>
        </w:rPr>
        <w:t>et al.</w:t>
      </w:r>
      <w:r w:rsidR="00283296" w:rsidRPr="00AB5A70">
        <w:rPr>
          <w:rFonts w:ascii="Times New Roman" w:hAnsi="Times New Roman" w:cs="Times New Roman"/>
        </w:rPr>
        <w:t>, 2012)</w:t>
      </w:r>
      <w:r w:rsidR="00443C6F" w:rsidRPr="00AB5A70">
        <w:rPr>
          <w:rFonts w:ascii="Times New Roman" w:eastAsia="Times New Roman" w:hAnsi="Times New Roman" w:cs="Times New Roman"/>
          <w:lang w:val="en-GB"/>
        </w:rPr>
        <w:fldChar w:fldCharType="end"/>
      </w:r>
      <w:r w:rsidR="00283296" w:rsidRPr="00AB5A70">
        <w:rPr>
          <w:rFonts w:ascii="Times New Roman" w:eastAsia="Times New Roman" w:hAnsi="Times New Roman" w:cs="Times New Roman"/>
          <w:lang w:val="en-GB"/>
        </w:rPr>
        <w:t>.</w:t>
      </w:r>
    </w:p>
    <w:p w14:paraId="0F2F5A70" w14:textId="2C6C1F9F" w:rsidR="00383583" w:rsidRPr="00AB5A70" w:rsidRDefault="00383583" w:rsidP="00F57934">
      <w:pPr>
        <w:spacing w:before="240" w:after="240" w:line="480" w:lineRule="auto"/>
        <w:rPr>
          <w:rFonts w:ascii="Times New Roman" w:eastAsia="Times New Roman" w:hAnsi="Times New Roman" w:cs="Times New Roman"/>
          <w:lang w:val="en-GB"/>
        </w:rPr>
      </w:pPr>
      <w:r w:rsidRPr="00AB5A70">
        <w:rPr>
          <w:rFonts w:ascii="Times New Roman" w:eastAsia="Times New Roman" w:hAnsi="Times New Roman" w:cs="Times New Roman"/>
          <w:lang w:val="en-GB"/>
        </w:rPr>
        <w:t>Once the rate for a representative organism for a particular net and fraction was computed, this was scaled to the community by multiplying by the estimated average size (Table G1) divided by the measured dry mass of that net (which equates to the abundance of individuals in a net for that tow) to calculate hourly production of waste for the zooplankton community (mg</w:t>
      </w:r>
      <w:r w:rsidR="007B79AB">
        <w:rPr>
          <w:rFonts w:ascii="Times New Roman" w:eastAsia="Times New Roman" w:hAnsi="Times New Roman" w:cs="Times New Roman"/>
          <w:lang w:val="en-GB"/>
        </w:rPr>
        <w:t xml:space="preserve"> </w:t>
      </w:r>
      <w:r w:rsidRPr="00AB5A70">
        <w:rPr>
          <w:rFonts w:ascii="Times New Roman" w:eastAsia="Times New Roman" w:hAnsi="Times New Roman" w:cs="Times New Roman"/>
          <w:lang w:val="en-GB"/>
        </w:rPr>
        <w:t>C m</w:t>
      </w:r>
      <w:r w:rsidRPr="00AB5A70">
        <w:rPr>
          <w:rFonts w:ascii="Times New Roman" w:eastAsia="Times New Roman" w:hAnsi="Times New Roman" w:cs="Times New Roman"/>
          <w:vertAlign w:val="superscript"/>
          <w:lang w:val="en-GB"/>
        </w:rPr>
        <w:t>-3</w:t>
      </w:r>
      <w:r w:rsidRPr="00AB5A70">
        <w:rPr>
          <w:rFonts w:ascii="Times New Roman" w:eastAsia="Times New Roman" w:hAnsi="Times New Roman" w:cs="Times New Roman"/>
          <w:lang w:val="en-GB"/>
        </w:rPr>
        <w:t xml:space="preserve"> h</w:t>
      </w:r>
      <w:r w:rsidRPr="00AB5A70">
        <w:rPr>
          <w:rFonts w:ascii="Times New Roman" w:eastAsia="Times New Roman" w:hAnsi="Times New Roman" w:cs="Times New Roman"/>
          <w:vertAlign w:val="superscript"/>
          <w:lang w:val="en-GB"/>
        </w:rPr>
        <w:t>-1</w:t>
      </w:r>
      <w:r w:rsidRPr="00AB5A70">
        <w:rPr>
          <w:rFonts w:ascii="Times New Roman" w:eastAsia="Times New Roman" w:hAnsi="Times New Roman" w:cs="Times New Roman"/>
          <w:lang w:val="en-GB"/>
        </w:rPr>
        <w:t>). This protocol was required because the abundance of individuals was only fully enumerated for the May 17</w:t>
      </w:r>
      <w:r w:rsidRPr="00AB5A70">
        <w:rPr>
          <w:rFonts w:ascii="Times New Roman" w:eastAsia="Times New Roman" w:hAnsi="Times New Roman" w:cs="Times New Roman"/>
          <w:vertAlign w:val="superscript"/>
          <w:lang w:val="en-GB"/>
        </w:rPr>
        <w:t>th</w:t>
      </w:r>
      <w:r w:rsidRPr="00AB5A70">
        <w:rPr>
          <w:rFonts w:ascii="Times New Roman" w:eastAsia="Times New Roman" w:hAnsi="Times New Roman" w:cs="Times New Roman"/>
          <w:lang w:val="en-GB"/>
        </w:rPr>
        <w:t xml:space="preserve"> tows.</w:t>
      </w:r>
    </w:p>
    <w:p w14:paraId="26AD45D8" w14:textId="469C99DB" w:rsidR="00383583" w:rsidRPr="00AB5A70" w:rsidRDefault="00383583" w:rsidP="00F57934">
      <w:pPr>
        <w:spacing w:before="240" w:after="240" w:line="480" w:lineRule="auto"/>
        <w:rPr>
          <w:rFonts w:ascii="Times New Roman" w:eastAsia="Times New Roman" w:hAnsi="Times New Roman" w:cs="Times New Roman"/>
          <w:lang w:val="en-GB"/>
        </w:rPr>
      </w:pPr>
      <w:r w:rsidRPr="00AB5A70">
        <w:rPr>
          <w:rFonts w:ascii="Times New Roman" w:eastAsia="Times New Roman" w:hAnsi="Times New Roman" w:cs="Times New Roman"/>
          <w:lang w:val="en-GB"/>
        </w:rPr>
        <w:t>To calculate total active flux below a specific boundary, all of the night time respiration of mesozooplankton and pteropods above that boundary were summed and then subtracted from the daytime respiration of zooplankton above the boundary. This assumes that the physiological processes of these absent organisms were performed below the flux boundary during the day. This hourly rate of waste production was multiplie</w:t>
      </w:r>
      <w:r w:rsidR="007E5279">
        <w:rPr>
          <w:rFonts w:ascii="Times New Roman" w:eastAsia="Times New Roman" w:hAnsi="Times New Roman" w:cs="Times New Roman"/>
          <w:lang w:val="en-GB"/>
        </w:rPr>
        <w:t>d</w:t>
      </w:r>
      <w:r w:rsidRPr="00AB5A70">
        <w:rPr>
          <w:rFonts w:ascii="Times New Roman" w:eastAsia="Times New Roman" w:hAnsi="Times New Roman" w:cs="Times New Roman"/>
          <w:lang w:val="en-GB"/>
        </w:rPr>
        <w:t xml:space="preserve"> by the day length (15 h during the cruise) to estimate the total daily active flux of the mesozooplankton community at each flux boundary.</w:t>
      </w:r>
    </w:p>
    <w:p w14:paraId="605D2A10" w14:textId="77777777" w:rsidR="00383583" w:rsidRPr="00AB5A70" w:rsidRDefault="00383583" w:rsidP="00F57934">
      <w:pPr>
        <w:spacing w:before="240" w:after="240" w:line="480" w:lineRule="auto"/>
        <w:rPr>
          <w:rFonts w:ascii="Times New Roman" w:eastAsia="Times New Roman" w:hAnsi="Times New Roman" w:cs="Times New Roman"/>
          <w:lang w:val="en-GB"/>
        </w:rPr>
      </w:pPr>
      <w:r w:rsidRPr="00AB5A70">
        <w:rPr>
          <w:rFonts w:ascii="Times New Roman" w:eastAsia="Times New Roman" w:hAnsi="Times New Roman" w:cs="Times New Roman"/>
          <w:lang w:val="en-GB"/>
        </w:rPr>
        <w:t>Table SG1: Dry mass (mg) of an average mesozooplankton individual from each size fraction of the daytime or nighttime tow from May 17</w:t>
      </w:r>
      <w:r w:rsidRPr="00AB5A70">
        <w:rPr>
          <w:rFonts w:ascii="Times New Roman" w:eastAsia="Times New Roman" w:hAnsi="Times New Roman" w:cs="Times New Roman"/>
          <w:vertAlign w:val="superscript"/>
          <w:lang w:val="en-GB"/>
        </w:rPr>
        <w:t>th</w:t>
      </w:r>
      <w:r w:rsidRPr="00AB5A70">
        <w:rPr>
          <w:rFonts w:ascii="Times New Roman" w:eastAsia="Times New Roman" w:hAnsi="Times New Roman" w:cs="Times New Roman"/>
          <w:lang w:val="en-GB"/>
        </w:rPr>
        <w:t>, 2021. The large pteropod average mass was estimated to be 105.3 mg at all depths and times.</w:t>
      </w:r>
    </w:p>
    <w:tbl>
      <w:tblPr>
        <w:tblStyle w:val="2"/>
        <w:tblW w:w="9360" w:type="dxa"/>
        <w:tblBorders>
          <w:top w:val="nil"/>
          <w:left w:val="nil"/>
          <w:bottom w:val="nil"/>
          <w:right w:val="nil"/>
          <w:insideH w:val="nil"/>
          <w:insideV w:val="nil"/>
        </w:tblBorders>
        <w:tblLayout w:type="fixed"/>
        <w:tblLook w:val="0600" w:firstRow="0" w:lastRow="0" w:firstColumn="0" w:lastColumn="0" w:noHBand="1" w:noVBand="1"/>
      </w:tblPr>
      <w:tblGrid>
        <w:gridCol w:w="1175"/>
        <w:gridCol w:w="1421"/>
        <w:gridCol w:w="1352"/>
        <w:gridCol w:w="1353"/>
        <w:gridCol w:w="1353"/>
        <w:gridCol w:w="1353"/>
        <w:gridCol w:w="1353"/>
      </w:tblGrid>
      <w:tr w:rsidR="00383583" w:rsidRPr="00AB5A70" w14:paraId="23560CC9" w14:textId="77777777" w:rsidTr="00D91EF9">
        <w:trPr>
          <w:trHeight w:val="144"/>
        </w:trPr>
        <w:tc>
          <w:tcPr>
            <w:tcW w:w="1175" w:type="dxa"/>
            <w:tcBorders>
              <w:top w:val="nil"/>
              <w:left w:val="nil"/>
              <w:bottom w:val="single" w:sz="6" w:space="0" w:color="000000"/>
              <w:right w:val="nil"/>
            </w:tcBorders>
            <w:tcMar>
              <w:top w:w="0" w:type="dxa"/>
              <w:left w:w="100" w:type="dxa"/>
              <w:bottom w:w="0" w:type="dxa"/>
              <w:right w:w="100" w:type="dxa"/>
            </w:tcMar>
            <w:vAlign w:val="bottom"/>
          </w:tcPr>
          <w:p w14:paraId="7123834C"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D/N</w:t>
            </w:r>
          </w:p>
        </w:tc>
        <w:tc>
          <w:tcPr>
            <w:tcW w:w="1421" w:type="dxa"/>
            <w:tcBorders>
              <w:top w:val="nil"/>
              <w:left w:val="nil"/>
              <w:bottom w:val="single" w:sz="6" w:space="0" w:color="000000"/>
              <w:right w:val="nil"/>
            </w:tcBorders>
            <w:tcMar>
              <w:top w:w="0" w:type="dxa"/>
              <w:left w:w="100" w:type="dxa"/>
              <w:bottom w:w="0" w:type="dxa"/>
              <w:right w:w="100" w:type="dxa"/>
            </w:tcMar>
            <w:vAlign w:val="bottom"/>
          </w:tcPr>
          <w:p w14:paraId="7A70F27E"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depth</w:t>
            </w:r>
          </w:p>
        </w:tc>
        <w:tc>
          <w:tcPr>
            <w:tcW w:w="1352" w:type="dxa"/>
            <w:tcBorders>
              <w:top w:val="nil"/>
              <w:left w:val="nil"/>
              <w:bottom w:val="single" w:sz="6" w:space="0" w:color="000000"/>
              <w:right w:val="nil"/>
            </w:tcBorders>
            <w:tcMar>
              <w:top w:w="0" w:type="dxa"/>
              <w:left w:w="100" w:type="dxa"/>
              <w:bottom w:w="0" w:type="dxa"/>
              <w:right w:w="100" w:type="dxa"/>
            </w:tcMar>
            <w:vAlign w:val="bottom"/>
          </w:tcPr>
          <w:p w14:paraId="5A13BD97"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200 (mg)</w:t>
            </w:r>
          </w:p>
        </w:tc>
        <w:tc>
          <w:tcPr>
            <w:tcW w:w="1352" w:type="dxa"/>
            <w:tcBorders>
              <w:top w:val="nil"/>
              <w:left w:val="nil"/>
              <w:bottom w:val="single" w:sz="6" w:space="0" w:color="000000"/>
              <w:right w:val="nil"/>
            </w:tcBorders>
            <w:tcMar>
              <w:top w:w="0" w:type="dxa"/>
              <w:left w:w="100" w:type="dxa"/>
              <w:bottom w:w="0" w:type="dxa"/>
              <w:right w:w="100" w:type="dxa"/>
            </w:tcMar>
            <w:vAlign w:val="bottom"/>
          </w:tcPr>
          <w:p w14:paraId="425D2066"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500 (mg)</w:t>
            </w:r>
          </w:p>
        </w:tc>
        <w:tc>
          <w:tcPr>
            <w:tcW w:w="1352" w:type="dxa"/>
            <w:tcBorders>
              <w:top w:val="nil"/>
              <w:left w:val="nil"/>
              <w:bottom w:val="single" w:sz="6" w:space="0" w:color="000000"/>
              <w:right w:val="nil"/>
            </w:tcBorders>
            <w:tcMar>
              <w:top w:w="0" w:type="dxa"/>
              <w:left w:w="100" w:type="dxa"/>
              <w:bottom w:w="0" w:type="dxa"/>
              <w:right w:w="100" w:type="dxa"/>
            </w:tcMar>
            <w:vAlign w:val="bottom"/>
          </w:tcPr>
          <w:p w14:paraId="09B0BB08"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1000 (mg)</w:t>
            </w:r>
          </w:p>
        </w:tc>
        <w:tc>
          <w:tcPr>
            <w:tcW w:w="1352" w:type="dxa"/>
            <w:tcBorders>
              <w:top w:val="nil"/>
              <w:left w:val="nil"/>
              <w:bottom w:val="single" w:sz="6" w:space="0" w:color="000000"/>
              <w:right w:val="nil"/>
            </w:tcBorders>
            <w:tcMar>
              <w:top w:w="0" w:type="dxa"/>
              <w:left w:w="100" w:type="dxa"/>
              <w:bottom w:w="0" w:type="dxa"/>
              <w:right w:w="100" w:type="dxa"/>
            </w:tcMar>
            <w:vAlign w:val="bottom"/>
          </w:tcPr>
          <w:p w14:paraId="5C03CA71"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2000 (mg)</w:t>
            </w:r>
          </w:p>
        </w:tc>
        <w:tc>
          <w:tcPr>
            <w:tcW w:w="1352" w:type="dxa"/>
            <w:tcBorders>
              <w:top w:val="nil"/>
              <w:left w:val="nil"/>
              <w:bottom w:val="single" w:sz="6" w:space="0" w:color="000000"/>
              <w:right w:val="nil"/>
            </w:tcBorders>
            <w:tcMar>
              <w:top w:w="0" w:type="dxa"/>
              <w:left w:w="100" w:type="dxa"/>
              <w:bottom w:w="0" w:type="dxa"/>
              <w:right w:w="100" w:type="dxa"/>
            </w:tcMar>
            <w:vAlign w:val="bottom"/>
          </w:tcPr>
          <w:p w14:paraId="187A3528"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5000 (mg)</w:t>
            </w:r>
          </w:p>
        </w:tc>
      </w:tr>
      <w:tr w:rsidR="00383583" w:rsidRPr="00AB5A70" w14:paraId="25F56357" w14:textId="77777777" w:rsidTr="00D91EF9">
        <w:tc>
          <w:tcPr>
            <w:tcW w:w="1175" w:type="dxa"/>
            <w:tcBorders>
              <w:top w:val="nil"/>
              <w:left w:val="nil"/>
              <w:bottom w:val="nil"/>
              <w:right w:val="nil"/>
            </w:tcBorders>
            <w:tcMar>
              <w:top w:w="0" w:type="dxa"/>
              <w:left w:w="100" w:type="dxa"/>
              <w:bottom w:w="0" w:type="dxa"/>
              <w:right w:w="100" w:type="dxa"/>
            </w:tcMar>
            <w:vAlign w:val="bottom"/>
          </w:tcPr>
          <w:p w14:paraId="373538E9"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Day</w:t>
            </w:r>
          </w:p>
        </w:tc>
        <w:tc>
          <w:tcPr>
            <w:tcW w:w="1421" w:type="dxa"/>
            <w:tcBorders>
              <w:top w:val="nil"/>
              <w:left w:val="nil"/>
              <w:bottom w:val="nil"/>
              <w:right w:val="nil"/>
            </w:tcBorders>
            <w:tcMar>
              <w:top w:w="0" w:type="dxa"/>
              <w:left w:w="100" w:type="dxa"/>
              <w:bottom w:w="0" w:type="dxa"/>
              <w:right w:w="100" w:type="dxa"/>
            </w:tcMar>
            <w:vAlign w:val="bottom"/>
          </w:tcPr>
          <w:p w14:paraId="0FD51DD6" w14:textId="77777777" w:rsidR="00383583" w:rsidRPr="00AB5A70" w:rsidRDefault="00383583" w:rsidP="00253B60">
            <w:pPr>
              <w:spacing w:before="240" w:after="240"/>
              <w:ind w:firstLine="22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1000 - 750</w:t>
            </w:r>
          </w:p>
        </w:tc>
        <w:tc>
          <w:tcPr>
            <w:tcW w:w="1352" w:type="dxa"/>
            <w:tcBorders>
              <w:top w:val="nil"/>
              <w:left w:val="nil"/>
              <w:bottom w:val="nil"/>
              <w:right w:val="nil"/>
            </w:tcBorders>
            <w:tcMar>
              <w:top w:w="0" w:type="dxa"/>
              <w:left w:w="100" w:type="dxa"/>
              <w:bottom w:w="0" w:type="dxa"/>
              <w:right w:w="100" w:type="dxa"/>
            </w:tcMar>
            <w:vAlign w:val="bottom"/>
          </w:tcPr>
          <w:p w14:paraId="7DE65063"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0.0015</w:t>
            </w:r>
          </w:p>
        </w:tc>
        <w:tc>
          <w:tcPr>
            <w:tcW w:w="1352" w:type="dxa"/>
            <w:tcBorders>
              <w:top w:val="nil"/>
              <w:left w:val="nil"/>
              <w:bottom w:val="nil"/>
              <w:right w:val="nil"/>
            </w:tcBorders>
            <w:tcMar>
              <w:top w:w="0" w:type="dxa"/>
              <w:left w:w="100" w:type="dxa"/>
              <w:bottom w:w="0" w:type="dxa"/>
              <w:right w:w="100" w:type="dxa"/>
            </w:tcMar>
            <w:vAlign w:val="bottom"/>
          </w:tcPr>
          <w:p w14:paraId="07A6E845"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0.0142</w:t>
            </w:r>
          </w:p>
        </w:tc>
        <w:tc>
          <w:tcPr>
            <w:tcW w:w="1352" w:type="dxa"/>
            <w:tcBorders>
              <w:top w:val="nil"/>
              <w:left w:val="nil"/>
              <w:bottom w:val="nil"/>
              <w:right w:val="nil"/>
            </w:tcBorders>
            <w:tcMar>
              <w:top w:w="0" w:type="dxa"/>
              <w:left w:w="100" w:type="dxa"/>
              <w:bottom w:w="0" w:type="dxa"/>
              <w:right w:w="100" w:type="dxa"/>
            </w:tcMar>
            <w:vAlign w:val="bottom"/>
          </w:tcPr>
          <w:p w14:paraId="29294DC0"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0.0561</w:t>
            </w:r>
          </w:p>
        </w:tc>
        <w:tc>
          <w:tcPr>
            <w:tcW w:w="1352" w:type="dxa"/>
            <w:tcBorders>
              <w:top w:val="nil"/>
              <w:left w:val="nil"/>
              <w:bottom w:val="nil"/>
              <w:right w:val="nil"/>
            </w:tcBorders>
            <w:tcMar>
              <w:top w:w="0" w:type="dxa"/>
              <w:left w:w="100" w:type="dxa"/>
              <w:bottom w:w="0" w:type="dxa"/>
              <w:right w:w="100" w:type="dxa"/>
            </w:tcMar>
            <w:vAlign w:val="bottom"/>
          </w:tcPr>
          <w:p w14:paraId="30987872"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0.5323</w:t>
            </w:r>
          </w:p>
        </w:tc>
        <w:tc>
          <w:tcPr>
            <w:tcW w:w="1352" w:type="dxa"/>
            <w:tcBorders>
              <w:top w:val="nil"/>
              <w:left w:val="nil"/>
              <w:bottom w:val="nil"/>
              <w:right w:val="nil"/>
            </w:tcBorders>
            <w:tcMar>
              <w:top w:w="0" w:type="dxa"/>
              <w:left w:w="100" w:type="dxa"/>
              <w:bottom w:w="0" w:type="dxa"/>
              <w:right w:w="100" w:type="dxa"/>
            </w:tcMar>
            <w:vAlign w:val="bottom"/>
          </w:tcPr>
          <w:p w14:paraId="64518202"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1.0815</w:t>
            </w:r>
          </w:p>
        </w:tc>
      </w:tr>
      <w:tr w:rsidR="00383583" w:rsidRPr="00AB5A70" w14:paraId="7DAD0E22" w14:textId="77777777" w:rsidTr="00D91EF9">
        <w:trPr>
          <w:trHeight w:val="144"/>
        </w:trPr>
        <w:tc>
          <w:tcPr>
            <w:tcW w:w="1175" w:type="dxa"/>
            <w:tcBorders>
              <w:top w:val="nil"/>
              <w:left w:val="nil"/>
              <w:bottom w:val="nil"/>
              <w:right w:val="nil"/>
            </w:tcBorders>
            <w:tcMar>
              <w:top w:w="0" w:type="dxa"/>
              <w:left w:w="100" w:type="dxa"/>
              <w:bottom w:w="0" w:type="dxa"/>
              <w:right w:w="100" w:type="dxa"/>
            </w:tcMar>
            <w:vAlign w:val="bottom"/>
          </w:tcPr>
          <w:p w14:paraId="51F0C790"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Day</w:t>
            </w:r>
          </w:p>
        </w:tc>
        <w:tc>
          <w:tcPr>
            <w:tcW w:w="1421" w:type="dxa"/>
            <w:tcBorders>
              <w:top w:val="nil"/>
              <w:left w:val="nil"/>
              <w:bottom w:val="nil"/>
              <w:right w:val="nil"/>
            </w:tcBorders>
            <w:tcMar>
              <w:top w:w="0" w:type="dxa"/>
              <w:left w:w="100" w:type="dxa"/>
              <w:bottom w:w="0" w:type="dxa"/>
              <w:right w:w="100" w:type="dxa"/>
            </w:tcMar>
            <w:vAlign w:val="bottom"/>
          </w:tcPr>
          <w:p w14:paraId="1D24B9AE" w14:textId="77777777" w:rsidR="00383583" w:rsidRPr="00AB5A70" w:rsidRDefault="00383583" w:rsidP="00253B60">
            <w:pPr>
              <w:spacing w:before="240" w:after="240"/>
              <w:ind w:firstLine="22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750 - 500</w:t>
            </w:r>
          </w:p>
        </w:tc>
        <w:tc>
          <w:tcPr>
            <w:tcW w:w="1352" w:type="dxa"/>
            <w:tcBorders>
              <w:top w:val="nil"/>
              <w:left w:val="nil"/>
              <w:bottom w:val="nil"/>
              <w:right w:val="nil"/>
            </w:tcBorders>
            <w:tcMar>
              <w:top w:w="0" w:type="dxa"/>
              <w:left w:w="100" w:type="dxa"/>
              <w:bottom w:w="0" w:type="dxa"/>
              <w:right w:w="100" w:type="dxa"/>
            </w:tcMar>
            <w:vAlign w:val="bottom"/>
          </w:tcPr>
          <w:p w14:paraId="24F3FDF0"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0.0032</w:t>
            </w:r>
          </w:p>
        </w:tc>
        <w:tc>
          <w:tcPr>
            <w:tcW w:w="1352" w:type="dxa"/>
            <w:tcBorders>
              <w:top w:val="nil"/>
              <w:left w:val="nil"/>
              <w:bottom w:val="nil"/>
              <w:right w:val="nil"/>
            </w:tcBorders>
            <w:tcMar>
              <w:top w:w="0" w:type="dxa"/>
              <w:left w:w="100" w:type="dxa"/>
              <w:bottom w:w="0" w:type="dxa"/>
              <w:right w:w="100" w:type="dxa"/>
            </w:tcMar>
            <w:vAlign w:val="bottom"/>
          </w:tcPr>
          <w:p w14:paraId="3F619CBB"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0.0075</w:t>
            </w:r>
          </w:p>
        </w:tc>
        <w:tc>
          <w:tcPr>
            <w:tcW w:w="1352" w:type="dxa"/>
            <w:tcBorders>
              <w:top w:val="nil"/>
              <w:left w:val="nil"/>
              <w:bottom w:val="nil"/>
              <w:right w:val="nil"/>
            </w:tcBorders>
            <w:tcMar>
              <w:top w:w="0" w:type="dxa"/>
              <w:left w:w="100" w:type="dxa"/>
              <w:bottom w:w="0" w:type="dxa"/>
              <w:right w:w="100" w:type="dxa"/>
            </w:tcMar>
            <w:vAlign w:val="bottom"/>
          </w:tcPr>
          <w:p w14:paraId="1EC682C9"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0.0384</w:t>
            </w:r>
          </w:p>
        </w:tc>
        <w:tc>
          <w:tcPr>
            <w:tcW w:w="1352" w:type="dxa"/>
            <w:tcBorders>
              <w:top w:val="nil"/>
              <w:left w:val="nil"/>
              <w:bottom w:val="nil"/>
              <w:right w:val="nil"/>
            </w:tcBorders>
            <w:tcMar>
              <w:top w:w="0" w:type="dxa"/>
              <w:left w:w="100" w:type="dxa"/>
              <w:bottom w:w="0" w:type="dxa"/>
              <w:right w:w="100" w:type="dxa"/>
            </w:tcMar>
            <w:vAlign w:val="bottom"/>
          </w:tcPr>
          <w:p w14:paraId="40940C1F"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0.1451</w:t>
            </w:r>
          </w:p>
        </w:tc>
        <w:tc>
          <w:tcPr>
            <w:tcW w:w="1352" w:type="dxa"/>
            <w:tcBorders>
              <w:top w:val="nil"/>
              <w:left w:val="nil"/>
              <w:bottom w:val="nil"/>
              <w:right w:val="nil"/>
            </w:tcBorders>
            <w:tcMar>
              <w:top w:w="0" w:type="dxa"/>
              <w:left w:w="100" w:type="dxa"/>
              <w:bottom w:w="0" w:type="dxa"/>
              <w:right w:w="100" w:type="dxa"/>
            </w:tcMar>
            <w:vAlign w:val="bottom"/>
          </w:tcPr>
          <w:p w14:paraId="0AA1D675"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0.1939</w:t>
            </w:r>
          </w:p>
        </w:tc>
      </w:tr>
      <w:tr w:rsidR="00383583" w:rsidRPr="00AB5A70" w14:paraId="183A2023" w14:textId="77777777" w:rsidTr="00D91EF9">
        <w:trPr>
          <w:trHeight w:val="144"/>
        </w:trPr>
        <w:tc>
          <w:tcPr>
            <w:tcW w:w="1175" w:type="dxa"/>
            <w:tcBorders>
              <w:top w:val="nil"/>
              <w:left w:val="nil"/>
              <w:bottom w:val="nil"/>
              <w:right w:val="nil"/>
            </w:tcBorders>
            <w:tcMar>
              <w:top w:w="0" w:type="dxa"/>
              <w:left w:w="100" w:type="dxa"/>
              <w:bottom w:w="0" w:type="dxa"/>
              <w:right w:w="100" w:type="dxa"/>
            </w:tcMar>
            <w:vAlign w:val="bottom"/>
          </w:tcPr>
          <w:p w14:paraId="73042110"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lastRenderedPageBreak/>
              <w:t>Day</w:t>
            </w:r>
          </w:p>
        </w:tc>
        <w:tc>
          <w:tcPr>
            <w:tcW w:w="1421" w:type="dxa"/>
            <w:tcBorders>
              <w:top w:val="nil"/>
              <w:left w:val="nil"/>
              <w:bottom w:val="nil"/>
              <w:right w:val="nil"/>
            </w:tcBorders>
            <w:tcMar>
              <w:top w:w="0" w:type="dxa"/>
              <w:left w:w="100" w:type="dxa"/>
              <w:bottom w:w="0" w:type="dxa"/>
              <w:right w:w="100" w:type="dxa"/>
            </w:tcMar>
            <w:vAlign w:val="bottom"/>
          </w:tcPr>
          <w:p w14:paraId="0075669E" w14:textId="77777777" w:rsidR="00383583" w:rsidRPr="00AB5A70" w:rsidRDefault="00383583" w:rsidP="00253B60">
            <w:pPr>
              <w:spacing w:before="240" w:after="240"/>
              <w:ind w:firstLine="22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500 - 400</w:t>
            </w:r>
          </w:p>
        </w:tc>
        <w:tc>
          <w:tcPr>
            <w:tcW w:w="1352" w:type="dxa"/>
            <w:tcBorders>
              <w:top w:val="nil"/>
              <w:left w:val="nil"/>
              <w:bottom w:val="nil"/>
              <w:right w:val="nil"/>
            </w:tcBorders>
            <w:tcMar>
              <w:top w:w="0" w:type="dxa"/>
              <w:left w:w="100" w:type="dxa"/>
              <w:bottom w:w="0" w:type="dxa"/>
              <w:right w:w="100" w:type="dxa"/>
            </w:tcMar>
            <w:vAlign w:val="bottom"/>
          </w:tcPr>
          <w:p w14:paraId="32EE5BFE"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0.0014</w:t>
            </w:r>
          </w:p>
        </w:tc>
        <w:tc>
          <w:tcPr>
            <w:tcW w:w="1352" w:type="dxa"/>
            <w:tcBorders>
              <w:top w:val="nil"/>
              <w:left w:val="nil"/>
              <w:bottom w:val="nil"/>
              <w:right w:val="nil"/>
            </w:tcBorders>
            <w:tcMar>
              <w:top w:w="0" w:type="dxa"/>
              <w:left w:w="100" w:type="dxa"/>
              <w:bottom w:w="0" w:type="dxa"/>
              <w:right w:w="100" w:type="dxa"/>
            </w:tcMar>
            <w:vAlign w:val="bottom"/>
          </w:tcPr>
          <w:p w14:paraId="7D4BF9A2"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0.0067</w:t>
            </w:r>
          </w:p>
        </w:tc>
        <w:tc>
          <w:tcPr>
            <w:tcW w:w="1352" w:type="dxa"/>
            <w:tcBorders>
              <w:top w:val="nil"/>
              <w:left w:val="nil"/>
              <w:bottom w:val="nil"/>
              <w:right w:val="nil"/>
            </w:tcBorders>
            <w:tcMar>
              <w:top w:w="0" w:type="dxa"/>
              <w:left w:w="100" w:type="dxa"/>
              <w:bottom w:w="0" w:type="dxa"/>
              <w:right w:w="100" w:type="dxa"/>
            </w:tcMar>
            <w:vAlign w:val="bottom"/>
          </w:tcPr>
          <w:p w14:paraId="66B4C9CD"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0.0555</w:t>
            </w:r>
          </w:p>
        </w:tc>
        <w:tc>
          <w:tcPr>
            <w:tcW w:w="1352" w:type="dxa"/>
            <w:tcBorders>
              <w:top w:val="nil"/>
              <w:left w:val="nil"/>
              <w:bottom w:val="nil"/>
              <w:right w:val="nil"/>
            </w:tcBorders>
            <w:tcMar>
              <w:top w:w="0" w:type="dxa"/>
              <w:left w:w="100" w:type="dxa"/>
              <w:bottom w:w="0" w:type="dxa"/>
              <w:right w:w="100" w:type="dxa"/>
            </w:tcMar>
            <w:vAlign w:val="bottom"/>
          </w:tcPr>
          <w:p w14:paraId="40AEAEFD"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0.1252</w:t>
            </w:r>
          </w:p>
        </w:tc>
        <w:tc>
          <w:tcPr>
            <w:tcW w:w="1352" w:type="dxa"/>
            <w:tcBorders>
              <w:top w:val="nil"/>
              <w:left w:val="nil"/>
              <w:bottom w:val="nil"/>
              <w:right w:val="nil"/>
            </w:tcBorders>
            <w:tcMar>
              <w:top w:w="0" w:type="dxa"/>
              <w:left w:w="100" w:type="dxa"/>
              <w:bottom w:w="0" w:type="dxa"/>
              <w:right w:w="100" w:type="dxa"/>
            </w:tcMar>
            <w:vAlign w:val="bottom"/>
          </w:tcPr>
          <w:p w14:paraId="087C00DF"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0.4306</w:t>
            </w:r>
          </w:p>
        </w:tc>
      </w:tr>
      <w:tr w:rsidR="00383583" w:rsidRPr="00AB5A70" w14:paraId="0C0E78CC" w14:textId="77777777" w:rsidTr="00D91EF9">
        <w:trPr>
          <w:trHeight w:val="144"/>
        </w:trPr>
        <w:tc>
          <w:tcPr>
            <w:tcW w:w="1175" w:type="dxa"/>
            <w:tcBorders>
              <w:top w:val="nil"/>
              <w:left w:val="nil"/>
              <w:bottom w:val="nil"/>
              <w:right w:val="nil"/>
            </w:tcBorders>
            <w:tcMar>
              <w:top w:w="0" w:type="dxa"/>
              <w:left w:w="100" w:type="dxa"/>
              <w:bottom w:w="0" w:type="dxa"/>
              <w:right w:w="100" w:type="dxa"/>
            </w:tcMar>
            <w:vAlign w:val="bottom"/>
          </w:tcPr>
          <w:p w14:paraId="08EFB03E"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Day</w:t>
            </w:r>
          </w:p>
        </w:tc>
        <w:tc>
          <w:tcPr>
            <w:tcW w:w="1421" w:type="dxa"/>
            <w:tcBorders>
              <w:top w:val="nil"/>
              <w:left w:val="nil"/>
              <w:bottom w:val="nil"/>
              <w:right w:val="nil"/>
            </w:tcBorders>
            <w:tcMar>
              <w:top w:w="0" w:type="dxa"/>
              <w:left w:w="100" w:type="dxa"/>
              <w:bottom w:w="0" w:type="dxa"/>
              <w:right w:w="100" w:type="dxa"/>
            </w:tcMar>
            <w:vAlign w:val="bottom"/>
          </w:tcPr>
          <w:p w14:paraId="6E48DF9C" w14:textId="77777777" w:rsidR="00383583" w:rsidRPr="00AB5A70" w:rsidRDefault="00383583" w:rsidP="00253B60">
            <w:pPr>
              <w:spacing w:before="240" w:after="240"/>
              <w:ind w:firstLine="22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400 - 300</w:t>
            </w:r>
          </w:p>
        </w:tc>
        <w:tc>
          <w:tcPr>
            <w:tcW w:w="1352" w:type="dxa"/>
            <w:tcBorders>
              <w:top w:val="nil"/>
              <w:left w:val="nil"/>
              <w:bottom w:val="nil"/>
              <w:right w:val="nil"/>
            </w:tcBorders>
            <w:tcMar>
              <w:top w:w="0" w:type="dxa"/>
              <w:left w:w="100" w:type="dxa"/>
              <w:bottom w:w="0" w:type="dxa"/>
              <w:right w:w="100" w:type="dxa"/>
            </w:tcMar>
            <w:vAlign w:val="bottom"/>
          </w:tcPr>
          <w:p w14:paraId="7CB76080"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0.0016</w:t>
            </w:r>
          </w:p>
        </w:tc>
        <w:tc>
          <w:tcPr>
            <w:tcW w:w="1352" w:type="dxa"/>
            <w:tcBorders>
              <w:top w:val="nil"/>
              <w:left w:val="nil"/>
              <w:bottom w:val="nil"/>
              <w:right w:val="nil"/>
            </w:tcBorders>
            <w:tcMar>
              <w:top w:w="0" w:type="dxa"/>
              <w:left w:w="100" w:type="dxa"/>
              <w:bottom w:w="0" w:type="dxa"/>
              <w:right w:w="100" w:type="dxa"/>
            </w:tcMar>
            <w:vAlign w:val="bottom"/>
          </w:tcPr>
          <w:p w14:paraId="21FDFFDE"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0.0069</w:t>
            </w:r>
          </w:p>
        </w:tc>
        <w:tc>
          <w:tcPr>
            <w:tcW w:w="1352" w:type="dxa"/>
            <w:tcBorders>
              <w:top w:val="nil"/>
              <w:left w:val="nil"/>
              <w:bottom w:val="nil"/>
              <w:right w:val="nil"/>
            </w:tcBorders>
            <w:tcMar>
              <w:top w:w="0" w:type="dxa"/>
              <w:left w:w="100" w:type="dxa"/>
              <w:bottom w:w="0" w:type="dxa"/>
              <w:right w:w="100" w:type="dxa"/>
            </w:tcMar>
            <w:vAlign w:val="bottom"/>
          </w:tcPr>
          <w:p w14:paraId="284DBABF"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0.0404</w:t>
            </w:r>
          </w:p>
        </w:tc>
        <w:tc>
          <w:tcPr>
            <w:tcW w:w="1352" w:type="dxa"/>
            <w:tcBorders>
              <w:top w:val="nil"/>
              <w:left w:val="nil"/>
              <w:bottom w:val="nil"/>
              <w:right w:val="nil"/>
            </w:tcBorders>
            <w:tcMar>
              <w:top w:w="0" w:type="dxa"/>
              <w:left w:w="100" w:type="dxa"/>
              <w:bottom w:w="0" w:type="dxa"/>
              <w:right w:w="100" w:type="dxa"/>
            </w:tcMar>
            <w:vAlign w:val="bottom"/>
          </w:tcPr>
          <w:p w14:paraId="4901F5B9"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0.0584</w:t>
            </w:r>
          </w:p>
        </w:tc>
        <w:tc>
          <w:tcPr>
            <w:tcW w:w="1352" w:type="dxa"/>
            <w:tcBorders>
              <w:top w:val="nil"/>
              <w:left w:val="nil"/>
              <w:bottom w:val="nil"/>
              <w:right w:val="nil"/>
            </w:tcBorders>
            <w:tcMar>
              <w:top w:w="0" w:type="dxa"/>
              <w:left w:w="100" w:type="dxa"/>
              <w:bottom w:w="0" w:type="dxa"/>
              <w:right w:w="100" w:type="dxa"/>
            </w:tcMar>
            <w:vAlign w:val="bottom"/>
          </w:tcPr>
          <w:p w14:paraId="6B3C86DB"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0.2641</w:t>
            </w:r>
          </w:p>
        </w:tc>
      </w:tr>
      <w:tr w:rsidR="00383583" w:rsidRPr="00AB5A70" w14:paraId="6D012ADC" w14:textId="77777777" w:rsidTr="00D91EF9">
        <w:trPr>
          <w:trHeight w:val="144"/>
        </w:trPr>
        <w:tc>
          <w:tcPr>
            <w:tcW w:w="1175" w:type="dxa"/>
            <w:tcBorders>
              <w:top w:val="nil"/>
              <w:left w:val="nil"/>
              <w:bottom w:val="nil"/>
              <w:right w:val="nil"/>
            </w:tcBorders>
            <w:tcMar>
              <w:top w:w="0" w:type="dxa"/>
              <w:left w:w="100" w:type="dxa"/>
              <w:bottom w:w="0" w:type="dxa"/>
              <w:right w:w="100" w:type="dxa"/>
            </w:tcMar>
            <w:vAlign w:val="bottom"/>
          </w:tcPr>
          <w:p w14:paraId="223CD98B"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Day</w:t>
            </w:r>
          </w:p>
        </w:tc>
        <w:tc>
          <w:tcPr>
            <w:tcW w:w="1421" w:type="dxa"/>
            <w:tcBorders>
              <w:top w:val="nil"/>
              <w:left w:val="nil"/>
              <w:bottom w:val="nil"/>
              <w:right w:val="nil"/>
            </w:tcBorders>
            <w:tcMar>
              <w:top w:w="0" w:type="dxa"/>
              <w:left w:w="100" w:type="dxa"/>
              <w:bottom w:w="0" w:type="dxa"/>
              <w:right w:w="100" w:type="dxa"/>
            </w:tcMar>
            <w:vAlign w:val="bottom"/>
          </w:tcPr>
          <w:p w14:paraId="13725C27" w14:textId="77777777" w:rsidR="00383583" w:rsidRPr="00AB5A70" w:rsidRDefault="00383583" w:rsidP="00253B60">
            <w:pPr>
              <w:spacing w:before="240" w:after="240"/>
              <w:ind w:firstLine="22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300 - 200</w:t>
            </w:r>
          </w:p>
        </w:tc>
        <w:tc>
          <w:tcPr>
            <w:tcW w:w="1352" w:type="dxa"/>
            <w:tcBorders>
              <w:top w:val="nil"/>
              <w:left w:val="nil"/>
              <w:bottom w:val="nil"/>
              <w:right w:val="nil"/>
            </w:tcBorders>
            <w:tcMar>
              <w:top w:w="0" w:type="dxa"/>
              <w:left w:w="100" w:type="dxa"/>
              <w:bottom w:w="0" w:type="dxa"/>
              <w:right w:w="100" w:type="dxa"/>
            </w:tcMar>
            <w:vAlign w:val="bottom"/>
          </w:tcPr>
          <w:p w14:paraId="2545EF8E"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0.0015</w:t>
            </w:r>
          </w:p>
        </w:tc>
        <w:tc>
          <w:tcPr>
            <w:tcW w:w="1352" w:type="dxa"/>
            <w:tcBorders>
              <w:top w:val="nil"/>
              <w:left w:val="nil"/>
              <w:bottom w:val="nil"/>
              <w:right w:val="nil"/>
            </w:tcBorders>
            <w:tcMar>
              <w:top w:w="0" w:type="dxa"/>
              <w:left w:w="100" w:type="dxa"/>
              <w:bottom w:w="0" w:type="dxa"/>
              <w:right w:w="100" w:type="dxa"/>
            </w:tcMar>
            <w:vAlign w:val="bottom"/>
          </w:tcPr>
          <w:p w14:paraId="0703D496"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0.0091</w:t>
            </w:r>
          </w:p>
        </w:tc>
        <w:tc>
          <w:tcPr>
            <w:tcW w:w="1352" w:type="dxa"/>
            <w:tcBorders>
              <w:top w:val="nil"/>
              <w:left w:val="nil"/>
              <w:bottom w:val="nil"/>
              <w:right w:val="nil"/>
            </w:tcBorders>
            <w:tcMar>
              <w:top w:w="0" w:type="dxa"/>
              <w:left w:w="100" w:type="dxa"/>
              <w:bottom w:w="0" w:type="dxa"/>
              <w:right w:w="100" w:type="dxa"/>
            </w:tcMar>
            <w:vAlign w:val="bottom"/>
          </w:tcPr>
          <w:p w14:paraId="38FF223C"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0.0723</w:t>
            </w:r>
          </w:p>
        </w:tc>
        <w:tc>
          <w:tcPr>
            <w:tcW w:w="1352" w:type="dxa"/>
            <w:tcBorders>
              <w:top w:val="nil"/>
              <w:left w:val="nil"/>
              <w:bottom w:val="nil"/>
              <w:right w:val="nil"/>
            </w:tcBorders>
            <w:tcMar>
              <w:top w:w="0" w:type="dxa"/>
              <w:left w:w="100" w:type="dxa"/>
              <w:bottom w:w="0" w:type="dxa"/>
              <w:right w:w="100" w:type="dxa"/>
            </w:tcMar>
            <w:vAlign w:val="bottom"/>
          </w:tcPr>
          <w:p w14:paraId="2ED123ED"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0.2104</w:t>
            </w:r>
          </w:p>
        </w:tc>
        <w:tc>
          <w:tcPr>
            <w:tcW w:w="1352" w:type="dxa"/>
            <w:tcBorders>
              <w:top w:val="nil"/>
              <w:left w:val="nil"/>
              <w:bottom w:val="nil"/>
              <w:right w:val="nil"/>
            </w:tcBorders>
            <w:tcMar>
              <w:top w:w="0" w:type="dxa"/>
              <w:left w:w="100" w:type="dxa"/>
              <w:bottom w:w="0" w:type="dxa"/>
              <w:right w:w="100" w:type="dxa"/>
            </w:tcMar>
            <w:vAlign w:val="bottom"/>
          </w:tcPr>
          <w:p w14:paraId="285C038E"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0.1885</w:t>
            </w:r>
          </w:p>
        </w:tc>
      </w:tr>
      <w:tr w:rsidR="00383583" w:rsidRPr="00AB5A70" w14:paraId="15B67FBA" w14:textId="77777777" w:rsidTr="00D91EF9">
        <w:trPr>
          <w:trHeight w:val="144"/>
        </w:trPr>
        <w:tc>
          <w:tcPr>
            <w:tcW w:w="1175" w:type="dxa"/>
            <w:tcBorders>
              <w:top w:val="nil"/>
              <w:left w:val="nil"/>
              <w:bottom w:val="nil"/>
              <w:right w:val="nil"/>
            </w:tcBorders>
            <w:tcMar>
              <w:top w:w="0" w:type="dxa"/>
              <w:left w:w="100" w:type="dxa"/>
              <w:bottom w:w="0" w:type="dxa"/>
              <w:right w:w="100" w:type="dxa"/>
            </w:tcMar>
            <w:vAlign w:val="bottom"/>
          </w:tcPr>
          <w:p w14:paraId="60D636AD"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Day</w:t>
            </w:r>
          </w:p>
        </w:tc>
        <w:tc>
          <w:tcPr>
            <w:tcW w:w="1421" w:type="dxa"/>
            <w:tcBorders>
              <w:top w:val="nil"/>
              <w:left w:val="nil"/>
              <w:bottom w:val="nil"/>
              <w:right w:val="nil"/>
            </w:tcBorders>
            <w:tcMar>
              <w:top w:w="0" w:type="dxa"/>
              <w:left w:w="100" w:type="dxa"/>
              <w:bottom w:w="0" w:type="dxa"/>
              <w:right w:w="100" w:type="dxa"/>
            </w:tcMar>
            <w:vAlign w:val="bottom"/>
          </w:tcPr>
          <w:p w14:paraId="14FC7553" w14:textId="77777777" w:rsidR="00383583" w:rsidRPr="00AB5A70" w:rsidRDefault="00383583" w:rsidP="00253B60">
            <w:pPr>
              <w:spacing w:before="240" w:after="240"/>
              <w:ind w:firstLine="22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200 - 150</w:t>
            </w:r>
          </w:p>
        </w:tc>
        <w:tc>
          <w:tcPr>
            <w:tcW w:w="1352" w:type="dxa"/>
            <w:tcBorders>
              <w:top w:val="nil"/>
              <w:left w:val="nil"/>
              <w:bottom w:val="nil"/>
              <w:right w:val="nil"/>
            </w:tcBorders>
            <w:tcMar>
              <w:top w:w="0" w:type="dxa"/>
              <w:left w:w="100" w:type="dxa"/>
              <w:bottom w:w="0" w:type="dxa"/>
              <w:right w:w="100" w:type="dxa"/>
            </w:tcMar>
            <w:vAlign w:val="bottom"/>
          </w:tcPr>
          <w:p w14:paraId="342DA8E6"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0.0016</w:t>
            </w:r>
          </w:p>
        </w:tc>
        <w:tc>
          <w:tcPr>
            <w:tcW w:w="1352" w:type="dxa"/>
            <w:tcBorders>
              <w:top w:val="nil"/>
              <w:left w:val="nil"/>
              <w:bottom w:val="nil"/>
              <w:right w:val="nil"/>
            </w:tcBorders>
            <w:tcMar>
              <w:top w:w="0" w:type="dxa"/>
              <w:left w:w="100" w:type="dxa"/>
              <w:bottom w:w="0" w:type="dxa"/>
              <w:right w:w="100" w:type="dxa"/>
            </w:tcMar>
            <w:vAlign w:val="bottom"/>
          </w:tcPr>
          <w:p w14:paraId="56B55ECA"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0.0074</w:t>
            </w:r>
          </w:p>
        </w:tc>
        <w:tc>
          <w:tcPr>
            <w:tcW w:w="1352" w:type="dxa"/>
            <w:tcBorders>
              <w:top w:val="nil"/>
              <w:left w:val="nil"/>
              <w:bottom w:val="nil"/>
              <w:right w:val="nil"/>
            </w:tcBorders>
            <w:tcMar>
              <w:top w:w="0" w:type="dxa"/>
              <w:left w:w="100" w:type="dxa"/>
              <w:bottom w:w="0" w:type="dxa"/>
              <w:right w:w="100" w:type="dxa"/>
            </w:tcMar>
            <w:vAlign w:val="bottom"/>
          </w:tcPr>
          <w:p w14:paraId="0702400E"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0.0309</w:t>
            </w:r>
          </w:p>
        </w:tc>
        <w:tc>
          <w:tcPr>
            <w:tcW w:w="1352" w:type="dxa"/>
            <w:tcBorders>
              <w:top w:val="nil"/>
              <w:left w:val="nil"/>
              <w:bottom w:val="nil"/>
              <w:right w:val="nil"/>
            </w:tcBorders>
            <w:tcMar>
              <w:top w:w="0" w:type="dxa"/>
              <w:left w:w="100" w:type="dxa"/>
              <w:bottom w:w="0" w:type="dxa"/>
              <w:right w:w="100" w:type="dxa"/>
            </w:tcMar>
            <w:vAlign w:val="bottom"/>
          </w:tcPr>
          <w:p w14:paraId="7C60164D"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0.1184</w:t>
            </w:r>
          </w:p>
        </w:tc>
        <w:tc>
          <w:tcPr>
            <w:tcW w:w="1352" w:type="dxa"/>
            <w:tcBorders>
              <w:top w:val="nil"/>
              <w:left w:val="nil"/>
              <w:bottom w:val="nil"/>
              <w:right w:val="nil"/>
            </w:tcBorders>
            <w:tcMar>
              <w:top w:w="0" w:type="dxa"/>
              <w:left w:w="100" w:type="dxa"/>
              <w:bottom w:w="0" w:type="dxa"/>
              <w:right w:w="100" w:type="dxa"/>
            </w:tcMar>
            <w:vAlign w:val="bottom"/>
          </w:tcPr>
          <w:p w14:paraId="0D44712D"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0.1868</w:t>
            </w:r>
          </w:p>
        </w:tc>
      </w:tr>
      <w:tr w:rsidR="00383583" w:rsidRPr="00AB5A70" w14:paraId="598854B2" w14:textId="77777777" w:rsidTr="00D91EF9">
        <w:trPr>
          <w:trHeight w:val="144"/>
        </w:trPr>
        <w:tc>
          <w:tcPr>
            <w:tcW w:w="1175" w:type="dxa"/>
            <w:tcBorders>
              <w:top w:val="nil"/>
              <w:left w:val="nil"/>
              <w:bottom w:val="nil"/>
              <w:right w:val="nil"/>
            </w:tcBorders>
            <w:tcMar>
              <w:top w:w="0" w:type="dxa"/>
              <w:left w:w="100" w:type="dxa"/>
              <w:bottom w:w="0" w:type="dxa"/>
              <w:right w:w="100" w:type="dxa"/>
            </w:tcMar>
            <w:vAlign w:val="bottom"/>
          </w:tcPr>
          <w:p w14:paraId="154EB4C6"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Day</w:t>
            </w:r>
          </w:p>
        </w:tc>
        <w:tc>
          <w:tcPr>
            <w:tcW w:w="1421" w:type="dxa"/>
            <w:tcBorders>
              <w:top w:val="nil"/>
              <w:left w:val="nil"/>
              <w:bottom w:val="nil"/>
              <w:right w:val="nil"/>
            </w:tcBorders>
            <w:tcMar>
              <w:top w:w="0" w:type="dxa"/>
              <w:left w:w="100" w:type="dxa"/>
              <w:bottom w:w="0" w:type="dxa"/>
              <w:right w:w="100" w:type="dxa"/>
            </w:tcMar>
            <w:vAlign w:val="bottom"/>
          </w:tcPr>
          <w:p w14:paraId="0779DE3C" w14:textId="77777777" w:rsidR="00383583" w:rsidRPr="00AB5A70" w:rsidRDefault="00383583" w:rsidP="00253B60">
            <w:pPr>
              <w:spacing w:before="240" w:after="240"/>
              <w:ind w:firstLine="22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150 - 100</w:t>
            </w:r>
          </w:p>
        </w:tc>
        <w:tc>
          <w:tcPr>
            <w:tcW w:w="1352" w:type="dxa"/>
            <w:tcBorders>
              <w:top w:val="nil"/>
              <w:left w:val="nil"/>
              <w:bottom w:val="nil"/>
              <w:right w:val="nil"/>
            </w:tcBorders>
            <w:tcMar>
              <w:top w:w="0" w:type="dxa"/>
              <w:left w:w="100" w:type="dxa"/>
              <w:bottom w:w="0" w:type="dxa"/>
              <w:right w:w="100" w:type="dxa"/>
            </w:tcMar>
            <w:vAlign w:val="bottom"/>
          </w:tcPr>
          <w:p w14:paraId="694F5027"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0.0017</w:t>
            </w:r>
          </w:p>
        </w:tc>
        <w:tc>
          <w:tcPr>
            <w:tcW w:w="1352" w:type="dxa"/>
            <w:tcBorders>
              <w:top w:val="nil"/>
              <w:left w:val="nil"/>
              <w:bottom w:val="nil"/>
              <w:right w:val="nil"/>
            </w:tcBorders>
            <w:tcMar>
              <w:top w:w="0" w:type="dxa"/>
              <w:left w:w="100" w:type="dxa"/>
              <w:bottom w:w="0" w:type="dxa"/>
              <w:right w:w="100" w:type="dxa"/>
            </w:tcMar>
            <w:vAlign w:val="bottom"/>
          </w:tcPr>
          <w:p w14:paraId="22C2D664"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0.0081</w:t>
            </w:r>
          </w:p>
        </w:tc>
        <w:tc>
          <w:tcPr>
            <w:tcW w:w="1352" w:type="dxa"/>
            <w:tcBorders>
              <w:top w:val="nil"/>
              <w:left w:val="nil"/>
              <w:bottom w:val="nil"/>
              <w:right w:val="nil"/>
            </w:tcBorders>
            <w:tcMar>
              <w:top w:w="0" w:type="dxa"/>
              <w:left w:w="100" w:type="dxa"/>
              <w:bottom w:w="0" w:type="dxa"/>
              <w:right w:w="100" w:type="dxa"/>
            </w:tcMar>
            <w:vAlign w:val="bottom"/>
          </w:tcPr>
          <w:p w14:paraId="27A77539"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0.0243</w:t>
            </w:r>
          </w:p>
        </w:tc>
        <w:tc>
          <w:tcPr>
            <w:tcW w:w="1352" w:type="dxa"/>
            <w:tcBorders>
              <w:top w:val="nil"/>
              <w:left w:val="nil"/>
              <w:bottom w:val="nil"/>
              <w:right w:val="nil"/>
            </w:tcBorders>
            <w:tcMar>
              <w:top w:w="0" w:type="dxa"/>
              <w:left w:w="100" w:type="dxa"/>
              <w:bottom w:w="0" w:type="dxa"/>
              <w:right w:w="100" w:type="dxa"/>
            </w:tcMar>
            <w:vAlign w:val="bottom"/>
          </w:tcPr>
          <w:p w14:paraId="5E48DCB4"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0.2397</w:t>
            </w:r>
          </w:p>
        </w:tc>
        <w:tc>
          <w:tcPr>
            <w:tcW w:w="1352" w:type="dxa"/>
            <w:tcBorders>
              <w:top w:val="nil"/>
              <w:left w:val="nil"/>
              <w:bottom w:val="nil"/>
              <w:right w:val="nil"/>
            </w:tcBorders>
            <w:tcMar>
              <w:top w:w="0" w:type="dxa"/>
              <w:left w:w="100" w:type="dxa"/>
              <w:bottom w:w="0" w:type="dxa"/>
              <w:right w:w="100" w:type="dxa"/>
            </w:tcMar>
            <w:vAlign w:val="bottom"/>
          </w:tcPr>
          <w:p w14:paraId="2C47CCCB"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0.0717</w:t>
            </w:r>
          </w:p>
        </w:tc>
      </w:tr>
      <w:tr w:rsidR="00383583" w:rsidRPr="00AB5A70" w14:paraId="07E24E8A" w14:textId="77777777" w:rsidTr="00D91EF9">
        <w:trPr>
          <w:trHeight w:val="144"/>
        </w:trPr>
        <w:tc>
          <w:tcPr>
            <w:tcW w:w="1175" w:type="dxa"/>
            <w:tcBorders>
              <w:top w:val="nil"/>
              <w:left w:val="nil"/>
              <w:bottom w:val="nil"/>
              <w:right w:val="nil"/>
            </w:tcBorders>
            <w:tcMar>
              <w:top w:w="0" w:type="dxa"/>
              <w:left w:w="100" w:type="dxa"/>
              <w:bottom w:w="0" w:type="dxa"/>
              <w:right w:w="100" w:type="dxa"/>
            </w:tcMar>
            <w:vAlign w:val="bottom"/>
          </w:tcPr>
          <w:p w14:paraId="5E261F68"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Day</w:t>
            </w:r>
          </w:p>
        </w:tc>
        <w:tc>
          <w:tcPr>
            <w:tcW w:w="1421" w:type="dxa"/>
            <w:tcBorders>
              <w:top w:val="nil"/>
              <w:left w:val="nil"/>
              <w:bottom w:val="nil"/>
              <w:right w:val="nil"/>
            </w:tcBorders>
            <w:tcMar>
              <w:top w:w="0" w:type="dxa"/>
              <w:left w:w="100" w:type="dxa"/>
              <w:bottom w:w="0" w:type="dxa"/>
              <w:right w:w="100" w:type="dxa"/>
            </w:tcMar>
            <w:vAlign w:val="bottom"/>
          </w:tcPr>
          <w:p w14:paraId="778FC473" w14:textId="77777777" w:rsidR="00383583" w:rsidRPr="00AB5A70" w:rsidRDefault="00383583" w:rsidP="00253B60">
            <w:pPr>
              <w:spacing w:before="240" w:after="240"/>
              <w:ind w:firstLine="22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100 - 50</w:t>
            </w:r>
          </w:p>
        </w:tc>
        <w:tc>
          <w:tcPr>
            <w:tcW w:w="1352" w:type="dxa"/>
            <w:tcBorders>
              <w:top w:val="nil"/>
              <w:left w:val="nil"/>
              <w:bottom w:val="nil"/>
              <w:right w:val="nil"/>
            </w:tcBorders>
            <w:tcMar>
              <w:top w:w="0" w:type="dxa"/>
              <w:left w:w="100" w:type="dxa"/>
              <w:bottom w:w="0" w:type="dxa"/>
              <w:right w:w="100" w:type="dxa"/>
            </w:tcMar>
            <w:vAlign w:val="bottom"/>
          </w:tcPr>
          <w:p w14:paraId="617070A7"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0.0011</w:t>
            </w:r>
          </w:p>
        </w:tc>
        <w:tc>
          <w:tcPr>
            <w:tcW w:w="1352" w:type="dxa"/>
            <w:tcBorders>
              <w:top w:val="nil"/>
              <w:left w:val="nil"/>
              <w:bottom w:val="nil"/>
              <w:right w:val="nil"/>
            </w:tcBorders>
            <w:tcMar>
              <w:top w:w="0" w:type="dxa"/>
              <w:left w:w="100" w:type="dxa"/>
              <w:bottom w:w="0" w:type="dxa"/>
              <w:right w:w="100" w:type="dxa"/>
            </w:tcMar>
            <w:vAlign w:val="bottom"/>
          </w:tcPr>
          <w:p w14:paraId="319EA0B1"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0.0021</w:t>
            </w:r>
          </w:p>
        </w:tc>
        <w:tc>
          <w:tcPr>
            <w:tcW w:w="1352" w:type="dxa"/>
            <w:tcBorders>
              <w:top w:val="nil"/>
              <w:left w:val="nil"/>
              <w:bottom w:val="nil"/>
              <w:right w:val="nil"/>
            </w:tcBorders>
            <w:tcMar>
              <w:top w:w="0" w:type="dxa"/>
              <w:left w:w="100" w:type="dxa"/>
              <w:bottom w:w="0" w:type="dxa"/>
              <w:right w:w="100" w:type="dxa"/>
            </w:tcMar>
            <w:vAlign w:val="bottom"/>
          </w:tcPr>
          <w:p w14:paraId="2D8780F7"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0.0034</w:t>
            </w:r>
          </w:p>
        </w:tc>
        <w:tc>
          <w:tcPr>
            <w:tcW w:w="1352" w:type="dxa"/>
            <w:tcBorders>
              <w:top w:val="nil"/>
              <w:left w:val="nil"/>
              <w:bottom w:val="nil"/>
              <w:right w:val="nil"/>
            </w:tcBorders>
            <w:tcMar>
              <w:top w:w="0" w:type="dxa"/>
              <w:left w:w="100" w:type="dxa"/>
              <w:bottom w:w="0" w:type="dxa"/>
              <w:right w:w="100" w:type="dxa"/>
            </w:tcMar>
            <w:vAlign w:val="bottom"/>
          </w:tcPr>
          <w:p w14:paraId="426B5554"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0.0118</w:t>
            </w:r>
          </w:p>
        </w:tc>
        <w:tc>
          <w:tcPr>
            <w:tcW w:w="1352" w:type="dxa"/>
            <w:tcBorders>
              <w:top w:val="nil"/>
              <w:left w:val="nil"/>
              <w:bottom w:val="nil"/>
              <w:right w:val="nil"/>
            </w:tcBorders>
            <w:tcMar>
              <w:top w:w="0" w:type="dxa"/>
              <w:left w:w="100" w:type="dxa"/>
              <w:bottom w:w="0" w:type="dxa"/>
              <w:right w:w="100" w:type="dxa"/>
            </w:tcMar>
            <w:vAlign w:val="bottom"/>
          </w:tcPr>
          <w:p w14:paraId="2AB549F0"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0.4692</w:t>
            </w:r>
          </w:p>
        </w:tc>
      </w:tr>
      <w:tr w:rsidR="00383583" w:rsidRPr="00AB5A70" w14:paraId="191E030C" w14:textId="77777777" w:rsidTr="00D91EF9">
        <w:trPr>
          <w:trHeight w:val="144"/>
        </w:trPr>
        <w:tc>
          <w:tcPr>
            <w:tcW w:w="1175" w:type="dxa"/>
            <w:tcBorders>
              <w:top w:val="nil"/>
              <w:left w:val="nil"/>
              <w:bottom w:val="nil"/>
              <w:right w:val="nil"/>
            </w:tcBorders>
            <w:tcMar>
              <w:top w:w="0" w:type="dxa"/>
              <w:left w:w="100" w:type="dxa"/>
              <w:bottom w:w="0" w:type="dxa"/>
              <w:right w:w="100" w:type="dxa"/>
            </w:tcMar>
            <w:vAlign w:val="bottom"/>
          </w:tcPr>
          <w:p w14:paraId="0FEBA927"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Day</w:t>
            </w:r>
          </w:p>
        </w:tc>
        <w:tc>
          <w:tcPr>
            <w:tcW w:w="1421" w:type="dxa"/>
            <w:tcBorders>
              <w:top w:val="nil"/>
              <w:left w:val="nil"/>
              <w:bottom w:val="nil"/>
              <w:right w:val="nil"/>
            </w:tcBorders>
            <w:tcMar>
              <w:top w:w="0" w:type="dxa"/>
              <w:left w:w="100" w:type="dxa"/>
              <w:bottom w:w="0" w:type="dxa"/>
              <w:right w:w="100" w:type="dxa"/>
            </w:tcMar>
            <w:vAlign w:val="bottom"/>
          </w:tcPr>
          <w:p w14:paraId="5EC4E64D" w14:textId="77777777" w:rsidR="00383583" w:rsidRPr="00AB5A70" w:rsidRDefault="00383583" w:rsidP="00253B60">
            <w:pPr>
              <w:spacing w:before="240" w:after="240"/>
              <w:ind w:firstLine="22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50 - 0</w:t>
            </w:r>
          </w:p>
        </w:tc>
        <w:tc>
          <w:tcPr>
            <w:tcW w:w="1352" w:type="dxa"/>
            <w:tcBorders>
              <w:top w:val="nil"/>
              <w:left w:val="nil"/>
              <w:bottom w:val="nil"/>
              <w:right w:val="nil"/>
            </w:tcBorders>
            <w:tcMar>
              <w:top w:w="0" w:type="dxa"/>
              <w:left w:w="100" w:type="dxa"/>
              <w:bottom w:w="0" w:type="dxa"/>
              <w:right w:w="100" w:type="dxa"/>
            </w:tcMar>
            <w:vAlign w:val="bottom"/>
          </w:tcPr>
          <w:p w14:paraId="42C40D76"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0.0015</w:t>
            </w:r>
          </w:p>
        </w:tc>
        <w:tc>
          <w:tcPr>
            <w:tcW w:w="1352" w:type="dxa"/>
            <w:tcBorders>
              <w:top w:val="nil"/>
              <w:left w:val="nil"/>
              <w:bottom w:val="nil"/>
              <w:right w:val="nil"/>
            </w:tcBorders>
            <w:tcMar>
              <w:top w:w="0" w:type="dxa"/>
              <w:left w:w="100" w:type="dxa"/>
              <w:bottom w:w="0" w:type="dxa"/>
              <w:right w:w="100" w:type="dxa"/>
            </w:tcMar>
            <w:vAlign w:val="bottom"/>
          </w:tcPr>
          <w:p w14:paraId="76453A83"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0.0031</w:t>
            </w:r>
          </w:p>
        </w:tc>
        <w:tc>
          <w:tcPr>
            <w:tcW w:w="1352" w:type="dxa"/>
            <w:tcBorders>
              <w:top w:val="nil"/>
              <w:left w:val="nil"/>
              <w:bottom w:val="nil"/>
              <w:right w:val="nil"/>
            </w:tcBorders>
            <w:tcMar>
              <w:top w:w="0" w:type="dxa"/>
              <w:left w:w="100" w:type="dxa"/>
              <w:bottom w:w="0" w:type="dxa"/>
              <w:right w:w="100" w:type="dxa"/>
            </w:tcMar>
            <w:vAlign w:val="bottom"/>
          </w:tcPr>
          <w:p w14:paraId="58E29AD7"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0.0135</w:t>
            </w:r>
          </w:p>
        </w:tc>
        <w:tc>
          <w:tcPr>
            <w:tcW w:w="1352" w:type="dxa"/>
            <w:tcBorders>
              <w:top w:val="nil"/>
              <w:left w:val="nil"/>
              <w:bottom w:val="nil"/>
              <w:right w:val="nil"/>
            </w:tcBorders>
            <w:tcMar>
              <w:top w:w="0" w:type="dxa"/>
              <w:left w:w="100" w:type="dxa"/>
              <w:bottom w:w="0" w:type="dxa"/>
              <w:right w:w="100" w:type="dxa"/>
            </w:tcMar>
            <w:vAlign w:val="bottom"/>
          </w:tcPr>
          <w:p w14:paraId="085B0F7D"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0.1075</w:t>
            </w:r>
          </w:p>
        </w:tc>
        <w:tc>
          <w:tcPr>
            <w:tcW w:w="1352" w:type="dxa"/>
            <w:tcBorders>
              <w:top w:val="nil"/>
              <w:left w:val="nil"/>
              <w:bottom w:val="nil"/>
              <w:right w:val="nil"/>
            </w:tcBorders>
            <w:tcMar>
              <w:top w:w="0" w:type="dxa"/>
              <w:left w:w="100" w:type="dxa"/>
              <w:bottom w:w="0" w:type="dxa"/>
              <w:right w:w="100" w:type="dxa"/>
            </w:tcMar>
            <w:vAlign w:val="bottom"/>
          </w:tcPr>
          <w:p w14:paraId="286DD8AC"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0.4995</w:t>
            </w:r>
          </w:p>
        </w:tc>
      </w:tr>
      <w:tr w:rsidR="00383583" w:rsidRPr="00AB5A70" w14:paraId="194A410C" w14:textId="77777777" w:rsidTr="00D91EF9">
        <w:trPr>
          <w:trHeight w:val="144"/>
        </w:trPr>
        <w:tc>
          <w:tcPr>
            <w:tcW w:w="1175" w:type="dxa"/>
            <w:tcBorders>
              <w:top w:val="nil"/>
              <w:left w:val="nil"/>
              <w:bottom w:val="nil"/>
              <w:right w:val="nil"/>
            </w:tcBorders>
            <w:tcMar>
              <w:top w:w="0" w:type="dxa"/>
              <w:left w:w="100" w:type="dxa"/>
              <w:bottom w:w="0" w:type="dxa"/>
              <w:right w:w="100" w:type="dxa"/>
            </w:tcMar>
            <w:vAlign w:val="bottom"/>
          </w:tcPr>
          <w:p w14:paraId="2F679E8E"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Night</w:t>
            </w:r>
          </w:p>
        </w:tc>
        <w:tc>
          <w:tcPr>
            <w:tcW w:w="1421" w:type="dxa"/>
            <w:tcBorders>
              <w:top w:val="nil"/>
              <w:left w:val="nil"/>
              <w:bottom w:val="nil"/>
              <w:right w:val="nil"/>
            </w:tcBorders>
            <w:tcMar>
              <w:top w:w="0" w:type="dxa"/>
              <w:left w:w="100" w:type="dxa"/>
              <w:bottom w:w="0" w:type="dxa"/>
              <w:right w:w="100" w:type="dxa"/>
            </w:tcMar>
            <w:vAlign w:val="bottom"/>
          </w:tcPr>
          <w:p w14:paraId="353A7418" w14:textId="77777777" w:rsidR="00383583" w:rsidRPr="00AB5A70" w:rsidRDefault="00383583" w:rsidP="00253B60">
            <w:pPr>
              <w:spacing w:before="240" w:after="240"/>
              <w:ind w:firstLine="22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1000 - 750</w:t>
            </w:r>
          </w:p>
        </w:tc>
        <w:tc>
          <w:tcPr>
            <w:tcW w:w="1352" w:type="dxa"/>
            <w:tcBorders>
              <w:top w:val="nil"/>
              <w:left w:val="nil"/>
              <w:bottom w:val="nil"/>
              <w:right w:val="nil"/>
            </w:tcBorders>
            <w:tcMar>
              <w:top w:w="0" w:type="dxa"/>
              <w:left w:w="100" w:type="dxa"/>
              <w:bottom w:w="0" w:type="dxa"/>
              <w:right w:w="100" w:type="dxa"/>
            </w:tcMar>
            <w:vAlign w:val="bottom"/>
          </w:tcPr>
          <w:p w14:paraId="1E8493A3"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0.0013</w:t>
            </w:r>
          </w:p>
        </w:tc>
        <w:tc>
          <w:tcPr>
            <w:tcW w:w="1352" w:type="dxa"/>
            <w:tcBorders>
              <w:top w:val="nil"/>
              <w:left w:val="nil"/>
              <w:bottom w:val="nil"/>
              <w:right w:val="nil"/>
            </w:tcBorders>
            <w:tcMar>
              <w:top w:w="0" w:type="dxa"/>
              <w:left w:w="100" w:type="dxa"/>
              <w:bottom w:w="0" w:type="dxa"/>
              <w:right w:w="100" w:type="dxa"/>
            </w:tcMar>
            <w:vAlign w:val="bottom"/>
          </w:tcPr>
          <w:p w14:paraId="5F20A2AA"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0.0109</w:t>
            </w:r>
          </w:p>
        </w:tc>
        <w:tc>
          <w:tcPr>
            <w:tcW w:w="1352" w:type="dxa"/>
            <w:tcBorders>
              <w:top w:val="nil"/>
              <w:left w:val="nil"/>
              <w:bottom w:val="nil"/>
              <w:right w:val="nil"/>
            </w:tcBorders>
            <w:tcMar>
              <w:top w:w="0" w:type="dxa"/>
              <w:left w:w="100" w:type="dxa"/>
              <w:bottom w:w="0" w:type="dxa"/>
              <w:right w:w="100" w:type="dxa"/>
            </w:tcMar>
            <w:vAlign w:val="bottom"/>
          </w:tcPr>
          <w:p w14:paraId="020D346B"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0.0471</w:t>
            </w:r>
          </w:p>
        </w:tc>
        <w:tc>
          <w:tcPr>
            <w:tcW w:w="1352" w:type="dxa"/>
            <w:tcBorders>
              <w:top w:val="nil"/>
              <w:left w:val="nil"/>
              <w:bottom w:val="nil"/>
              <w:right w:val="nil"/>
            </w:tcBorders>
            <w:tcMar>
              <w:top w:w="0" w:type="dxa"/>
              <w:left w:w="100" w:type="dxa"/>
              <w:bottom w:w="0" w:type="dxa"/>
              <w:right w:w="100" w:type="dxa"/>
            </w:tcMar>
            <w:vAlign w:val="bottom"/>
          </w:tcPr>
          <w:p w14:paraId="4FA0AC7C"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0.1298</w:t>
            </w:r>
          </w:p>
        </w:tc>
        <w:tc>
          <w:tcPr>
            <w:tcW w:w="1352" w:type="dxa"/>
            <w:tcBorders>
              <w:top w:val="nil"/>
              <w:left w:val="nil"/>
              <w:bottom w:val="nil"/>
              <w:right w:val="nil"/>
            </w:tcBorders>
            <w:tcMar>
              <w:top w:w="0" w:type="dxa"/>
              <w:left w:w="100" w:type="dxa"/>
              <w:bottom w:w="0" w:type="dxa"/>
              <w:right w:w="100" w:type="dxa"/>
            </w:tcMar>
            <w:vAlign w:val="bottom"/>
          </w:tcPr>
          <w:p w14:paraId="6205F30E"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1.2558</w:t>
            </w:r>
          </w:p>
        </w:tc>
      </w:tr>
      <w:tr w:rsidR="00383583" w:rsidRPr="00AB5A70" w14:paraId="57777145" w14:textId="77777777" w:rsidTr="00D91EF9">
        <w:trPr>
          <w:trHeight w:val="144"/>
        </w:trPr>
        <w:tc>
          <w:tcPr>
            <w:tcW w:w="1175" w:type="dxa"/>
            <w:tcBorders>
              <w:top w:val="nil"/>
              <w:left w:val="nil"/>
              <w:bottom w:val="nil"/>
              <w:right w:val="nil"/>
            </w:tcBorders>
            <w:tcMar>
              <w:top w:w="0" w:type="dxa"/>
              <w:left w:w="100" w:type="dxa"/>
              <w:bottom w:w="0" w:type="dxa"/>
              <w:right w:w="100" w:type="dxa"/>
            </w:tcMar>
            <w:vAlign w:val="bottom"/>
          </w:tcPr>
          <w:p w14:paraId="50AE1E7C"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Night</w:t>
            </w:r>
          </w:p>
        </w:tc>
        <w:tc>
          <w:tcPr>
            <w:tcW w:w="1421" w:type="dxa"/>
            <w:tcBorders>
              <w:top w:val="nil"/>
              <w:left w:val="nil"/>
              <w:bottom w:val="nil"/>
              <w:right w:val="nil"/>
            </w:tcBorders>
            <w:tcMar>
              <w:top w:w="0" w:type="dxa"/>
              <w:left w:w="100" w:type="dxa"/>
              <w:bottom w:w="0" w:type="dxa"/>
              <w:right w:w="100" w:type="dxa"/>
            </w:tcMar>
            <w:vAlign w:val="bottom"/>
          </w:tcPr>
          <w:p w14:paraId="42D44C92" w14:textId="77777777" w:rsidR="00383583" w:rsidRPr="00AB5A70" w:rsidRDefault="00383583" w:rsidP="00253B60">
            <w:pPr>
              <w:spacing w:before="240" w:after="240"/>
              <w:ind w:firstLine="22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750 - 500</w:t>
            </w:r>
          </w:p>
        </w:tc>
        <w:tc>
          <w:tcPr>
            <w:tcW w:w="1352" w:type="dxa"/>
            <w:tcBorders>
              <w:top w:val="nil"/>
              <w:left w:val="nil"/>
              <w:bottom w:val="nil"/>
              <w:right w:val="nil"/>
            </w:tcBorders>
            <w:tcMar>
              <w:top w:w="0" w:type="dxa"/>
              <w:left w:w="100" w:type="dxa"/>
              <w:bottom w:w="0" w:type="dxa"/>
              <w:right w:w="100" w:type="dxa"/>
            </w:tcMar>
            <w:vAlign w:val="bottom"/>
          </w:tcPr>
          <w:p w14:paraId="658A487D"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0.0018</w:t>
            </w:r>
          </w:p>
        </w:tc>
        <w:tc>
          <w:tcPr>
            <w:tcW w:w="1352" w:type="dxa"/>
            <w:tcBorders>
              <w:top w:val="nil"/>
              <w:left w:val="nil"/>
              <w:bottom w:val="nil"/>
              <w:right w:val="nil"/>
            </w:tcBorders>
            <w:tcMar>
              <w:top w:w="0" w:type="dxa"/>
              <w:left w:w="100" w:type="dxa"/>
              <w:bottom w:w="0" w:type="dxa"/>
              <w:right w:w="100" w:type="dxa"/>
            </w:tcMar>
            <w:vAlign w:val="bottom"/>
          </w:tcPr>
          <w:p w14:paraId="050BE03F"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0.0072</w:t>
            </w:r>
          </w:p>
        </w:tc>
        <w:tc>
          <w:tcPr>
            <w:tcW w:w="1352" w:type="dxa"/>
            <w:tcBorders>
              <w:top w:val="nil"/>
              <w:left w:val="nil"/>
              <w:bottom w:val="nil"/>
              <w:right w:val="nil"/>
            </w:tcBorders>
            <w:tcMar>
              <w:top w:w="0" w:type="dxa"/>
              <w:left w:w="100" w:type="dxa"/>
              <w:bottom w:w="0" w:type="dxa"/>
              <w:right w:w="100" w:type="dxa"/>
            </w:tcMar>
            <w:vAlign w:val="bottom"/>
          </w:tcPr>
          <w:p w14:paraId="33A67587"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0.0384</w:t>
            </w:r>
          </w:p>
        </w:tc>
        <w:tc>
          <w:tcPr>
            <w:tcW w:w="1352" w:type="dxa"/>
            <w:tcBorders>
              <w:top w:val="nil"/>
              <w:left w:val="nil"/>
              <w:bottom w:val="nil"/>
              <w:right w:val="nil"/>
            </w:tcBorders>
            <w:tcMar>
              <w:top w:w="0" w:type="dxa"/>
              <w:left w:w="100" w:type="dxa"/>
              <w:bottom w:w="0" w:type="dxa"/>
              <w:right w:w="100" w:type="dxa"/>
            </w:tcMar>
            <w:vAlign w:val="bottom"/>
          </w:tcPr>
          <w:p w14:paraId="13F78F11"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0.2897</w:t>
            </w:r>
          </w:p>
        </w:tc>
        <w:tc>
          <w:tcPr>
            <w:tcW w:w="1352" w:type="dxa"/>
            <w:tcBorders>
              <w:top w:val="nil"/>
              <w:left w:val="nil"/>
              <w:bottom w:val="nil"/>
              <w:right w:val="nil"/>
            </w:tcBorders>
            <w:tcMar>
              <w:top w:w="0" w:type="dxa"/>
              <w:left w:w="100" w:type="dxa"/>
              <w:bottom w:w="0" w:type="dxa"/>
              <w:right w:w="100" w:type="dxa"/>
            </w:tcMar>
            <w:vAlign w:val="bottom"/>
          </w:tcPr>
          <w:p w14:paraId="1B383C8B"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0.4097</w:t>
            </w:r>
          </w:p>
        </w:tc>
      </w:tr>
      <w:tr w:rsidR="00383583" w:rsidRPr="00AB5A70" w14:paraId="1BAB10DE" w14:textId="77777777" w:rsidTr="00D91EF9">
        <w:trPr>
          <w:trHeight w:val="144"/>
        </w:trPr>
        <w:tc>
          <w:tcPr>
            <w:tcW w:w="1175" w:type="dxa"/>
            <w:tcBorders>
              <w:top w:val="nil"/>
              <w:left w:val="nil"/>
              <w:bottom w:val="nil"/>
              <w:right w:val="nil"/>
            </w:tcBorders>
            <w:tcMar>
              <w:top w:w="0" w:type="dxa"/>
              <w:left w:w="100" w:type="dxa"/>
              <w:bottom w:w="0" w:type="dxa"/>
              <w:right w:w="100" w:type="dxa"/>
            </w:tcMar>
            <w:vAlign w:val="bottom"/>
          </w:tcPr>
          <w:p w14:paraId="1C413691"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Night</w:t>
            </w:r>
          </w:p>
        </w:tc>
        <w:tc>
          <w:tcPr>
            <w:tcW w:w="1421" w:type="dxa"/>
            <w:tcBorders>
              <w:top w:val="nil"/>
              <w:left w:val="nil"/>
              <w:bottom w:val="nil"/>
              <w:right w:val="nil"/>
            </w:tcBorders>
            <w:tcMar>
              <w:top w:w="0" w:type="dxa"/>
              <w:left w:w="100" w:type="dxa"/>
              <w:bottom w:w="0" w:type="dxa"/>
              <w:right w:w="100" w:type="dxa"/>
            </w:tcMar>
            <w:vAlign w:val="bottom"/>
          </w:tcPr>
          <w:p w14:paraId="0CD70BA1" w14:textId="77777777" w:rsidR="00383583" w:rsidRPr="00AB5A70" w:rsidRDefault="00383583" w:rsidP="00253B60">
            <w:pPr>
              <w:spacing w:before="240" w:after="240"/>
              <w:ind w:firstLine="22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500 - 400</w:t>
            </w:r>
          </w:p>
        </w:tc>
        <w:tc>
          <w:tcPr>
            <w:tcW w:w="1352" w:type="dxa"/>
            <w:tcBorders>
              <w:top w:val="nil"/>
              <w:left w:val="nil"/>
              <w:bottom w:val="nil"/>
              <w:right w:val="nil"/>
            </w:tcBorders>
            <w:tcMar>
              <w:top w:w="0" w:type="dxa"/>
              <w:left w:w="100" w:type="dxa"/>
              <w:bottom w:w="0" w:type="dxa"/>
              <w:right w:w="100" w:type="dxa"/>
            </w:tcMar>
            <w:vAlign w:val="bottom"/>
          </w:tcPr>
          <w:p w14:paraId="30E5E6BF"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0.0013</w:t>
            </w:r>
          </w:p>
        </w:tc>
        <w:tc>
          <w:tcPr>
            <w:tcW w:w="1352" w:type="dxa"/>
            <w:tcBorders>
              <w:top w:val="nil"/>
              <w:left w:val="nil"/>
              <w:bottom w:val="nil"/>
              <w:right w:val="nil"/>
            </w:tcBorders>
            <w:tcMar>
              <w:top w:w="0" w:type="dxa"/>
              <w:left w:w="100" w:type="dxa"/>
              <w:bottom w:w="0" w:type="dxa"/>
              <w:right w:w="100" w:type="dxa"/>
            </w:tcMar>
            <w:vAlign w:val="bottom"/>
          </w:tcPr>
          <w:p w14:paraId="7ED1FD42"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0.0056</w:t>
            </w:r>
          </w:p>
        </w:tc>
        <w:tc>
          <w:tcPr>
            <w:tcW w:w="1352" w:type="dxa"/>
            <w:tcBorders>
              <w:top w:val="nil"/>
              <w:left w:val="nil"/>
              <w:bottom w:val="nil"/>
              <w:right w:val="nil"/>
            </w:tcBorders>
            <w:tcMar>
              <w:top w:w="0" w:type="dxa"/>
              <w:left w:w="100" w:type="dxa"/>
              <w:bottom w:w="0" w:type="dxa"/>
              <w:right w:w="100" w:type="dxa"/>
            </w:tcMar>
            <w:vAlign w:val="bottom"/>
          </w:tcPr>
          <w:p w14:paraId="58EDBEF1"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0.0374</w:t>
            </w:r>
          </w:p>
        </w:tc>
        <w:tc>
          <w:tcPr>
            <w:tcW w:w="1352" w:type="dxa"/>
            <w:tcBorders>
              <w:top w:val="nil"/>
              <w:left w:val="nil"/>
              <w:bottom w:val="nil"/>
              <w:right w:val="nil"/>
            </w:tcBorders>
            <w:tcMar>
              <w:top w:w="0" w:type="dxa"/>
              <w:left w:w="100" w:type="dxa"/>
              <w:bottom w:w="0" w:type="dxa"/>
              <w:right w:w="100" w:type="dxa"/>
            </w:tcMar>
            <w:vAlign w:val="bottom"/>
          </w:tcPr>
          <w:p w14:paraId="33C30808"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0.1973</w:t>
            </w:r>
          </w:p>
        </w:tc>
        <w:tc>
          <w:tcPr>
            <w:tcW w:w="1352" w:type="dxa"/>
            <w:tcBorders>
              <w:top w:val="nil"/>
              <w:left w:val="nil"/>
              <w:bottom w:val="nil"/>
              <w:right w:val="nil"/>
            </w:tcBorders>
            <w:tcMar>
              <w:top w:w="0" w:type="dxa"/>
              <w:left w:w="100" w:type="dxa"/>
              <w:bottom w:w="0" w:type="dxa"/>
              <w:right w:w="100" w:type="dxa"/>
            </w:tcMar>
            <w:vAlign w:val="bottom"/>
          </w:tcPr>
          <w:p w14:paraId="5C17E4A2"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0.1358</w:t>
            </w:r>
          </w:p>
        </w:tc>
      </w:tr>
      <w:tr w:rsidR="00383583" w:rsidRPr="00AB5A70" w14:paraId="5BFE83B9" w14:textId="77777777" w:rsidTr="00D91EF9">
        <w:trPr>
          <w:trHeight w:val="144"/>
        </w:trPr>
        <w:tc>
          <w:tcPr>
            <w:tcW w:w="1175" w:type="dxa"/>
            <w:tcBorders>
              <w:top w:val="nil"/>
              <w:left w:val="nil"/>
              <w:bottom w:val="nil"/>
              <w:right w:val="nil"/>
            </w:tcBorders>
            <w:tcMar>
              <w:top w:w="0" w:type="dxa"/>
              <w:left w:w="100" w:type="dxa"/>
              <w:bottom w:w="0" w:type="dxa"/>
              <w:right w:w="100" w:type="dxa"/>
            </w:tcMar>
            <w:vAlign w:val="bottom"/>
          </w:tcPr>
          <w:p w14:paraId="0CB2CB59"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Night</w:t>
            </w:r>
          </w:p>
        </w:tc>
        <w:tc>
          <w:tcPr>
            <w:tcW w:w="1421" w:type="dxa"/>
            <w:tcBorders>
              <w:top w:val="nil"/>
              <w:left w:val="nil"/>
              <w:bottom w:val="nil"/>
              <w:right w:val="nil"/>
            </w:tcBorders>
            <w:tcMar>
              <w:top w:w="0" w:type="dxa"/>
              <w:left w:w="100" w:type="dxa"/>
              <w:bottom w:w="0" w:type="dxa"/>
              <w:right w:w="100" w:type="dxa"/>
            </w:tcMar>
            <w:vAlign w:val="bottom"/>
          </w:tcPr>
          <w:p w14:paraId="422FDFBC" w14:textId="77777777" w:rsidR="00383583" w:rsidRPr="00AB5A70" w:rsidRDefault="00383583" w:rsidP="00253B60">
            <w:pPr>
              <w:spacing w:before="240" w:after="240"/>
              <w:ind w:firstLine="22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400 - 300</w:t>
            </w:r>
          </w:p>
        </w:tc>
        <w:tc>
          <w:tcPr>
            <w:tcW w:w="1352" w:type="dxa"/>
            <w:tcBorders>
              <w:top w:val="nil"/>
              <w:left w:val="nil"/>
              <w:bottom w:val="nil"/>
              <w:right w:val="nil"/>
            </w:tcBorders>
            <w:tcMar>
              <w:top w:w="0" w:type="dxa"/>
              <w:left w:w="100" w:type="dxa"/>
              <w:bottom w:w="0" w:type="dxa"/>
              <w:right w:w="100" w:type="dxa"/>
            </w:tcMar>
            <w:vAlign w:val="bottom"/>
          </w:tcPr>
          <w:p w14:paraId="41A7174C"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0.0014</w:t>
            </w:r>
          </w:p>
        </w:tc>
        <w:tc>
          <w:tcPr>
            <w:tcW w:w="1352" w:type="dxa"/>
            <w:tcBorders>
              <w:top w:val="nil"/>
              <w:left w:val="nil"/>
              <w:bottom w:val="nil"/>
              <w:right w:val="nil"/>
            </w:tcBorders>
            <w:tcMar>
              <w:top w:w="0" w:type="dxa"/>
              <w:left w:w="100" w:type="dxa"/>
              <w:bottom w:w="0" w:type="dxa"/>
              <w:right w:w="100" w:type="dxa"/>
            </w:tcMar>
            <w:vAlign w:val="bottom"/>
          </w:tcPr>
          <w:p w14:paraId="42359CF2"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0.0047</w:t>
            </w:r>
          </w:p>
        </w:tc>
        <w:tc>
          <w:tcPr>
            <w:tcW w:w="1352" w:type="dxa"/>
            <w:tcBorders>
              <w:top w:val="nil"/>
              <w:left w:val="nil"/>
              <w:bottom w:val="nil"/>
              <w:right w:val="nil"/>
            </w:tcBorders>
            <w:tcMar>
              <w:top w:w="0" w:type="dxa"/>
              <w:left w:w="100" w:type="dxa"/>
              <w:bottom w:w="0" w:type="dxa"/>
              <w:right w:w="100" w:type="dxa"/>
            </w:tcMar>
            <w:vAlign w:val="bottom"/>
          </w:tcPr>
          <w:p w14:paraId="1DD2BDB1"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0.0286</w:t>
            </w:r>
          </w:p>
        </w:tc>
        <w:tc>
          <w:tcPr>
            <w:tcW w:w="1352" w:type="dxa"/>
            <w:tcBorders>
              <w:top w:val="nil"/>
              <w:left w:val="nil"/>
              <w:bottom w:val="nil"/>
              <w:right w:val="nil"/>
            </w:tcBorders>
            <w:tcMar>
              <w:top w:w="0" w:type="dxa"/>
              <w:left w:w="100" w:type="dxa"/>
              <w:bottom w:w="0" w:type="dxa"/>
              <w:right w:w="100" w:type="dxa"/>
            </w:tcMar>
            <w:vAlign w:val="bottom"/>
          </w:tcPr>
          <w:p w14:paraId="38C3F79B"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0.0771</w:t>
            </w:r>
          </w:p>
        </w:tc>
        <w:tc>
          <w:tcPr>
            <w:tcW w:w="1352" w:type="dxa"/>
            <w:tcBorders>
              <w:top w:val="nil"/>
              <w:left w:val="nil"/>
              <w:bottom w:val="nil"/>
              <w:right w:val="nil"/>
            </w:tcBorders>
            <w:tcMar>
              <w:top w:w="0" w:type="dxa"/>
              <w:left w:w="100" w:type="dxa"/>
              <w:bottom w:w="0" w:type="dxa"/>
              <w:right w:w="100" w:type="dxa"/>
            </w:tcMar>
            <w:vAlign w:val="bottom"/>
          </w:tcPr>
          <w:p w14:paraId="50FEDA03"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0.1351</w:t>
            </w:r>
          </w:p>
        </w:tc>
      </w:tr>
      <w:tr w:rsidR="00383583" w:rsidRPr="00AB5A70" w14:paraId="0E28DB2B" w14:textId="77777777" w:rsidTr="00D91EF9">
        <w:trPr>
          <w:trHeight w:val="144"/>
        </w:trPr>
        <w:tc>
          <w:tcPr>
            <w:tcW w:w="1175" w:type="dxa"/>
            <w:tcBorders>
              <w:top w:val="nil"/>
              <w:left w:val="nil"/>
              <w:bottom w:val="nil"/>
              <w:right w:val="nil"/>
            </w:tcBorders>
            <w:tcMar>
              <w:top w:w="0" w:type="dxa"/>
              <w:left w:w="100" w:type="dxa"/>
              <w:bottom w:w="0" w:type="dxa"/>
              <w:right w:w="100" w:type="dxa"/>
            </w:tcMar>
            <w:vAlign w:val="bottom"/>
          </w:tcPr>
          <w:p w14:paraId="4E1039DB"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Night</w:t>
            </w:r>
          </w:p>
        </w:tc>
        <w:tc>
          <w:tcPr>
            <w:tcW w:w="1421" w:type="dxa"/>
            <w:tcBorders>
              <w:top w:val="nil"/>
              <w:left w:val="nil"/>
              <w:bottom w:val="nil"/>
              <w:right w:val="nil"/>
            </w:tcBorders>
            <w:tcMar>
              <w:top w:w="0" w:type="dxa"/>
              <w:left w:w="100" w:type="dxa"/>
              <w:bottom w:w="0" w:type="dxa"/>
              <w:right w:w="100" w:type="dxa"/>
            </w:tcMar>
            <w:vAlign w:val="bottom"/>
          </w:tcPr>
          <w:p w14:paraId="5F8864BE" w14:textId="77777777" w:rsidR="00383583" w:rsidRPr="00AB5A70" w:rsidRDefault="00383583" w:rsidP="00253B60">
            <w:pPr>
              <w:spacing w:before="240" w:after="240"/>
              <w:ind w:firstLine="22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300 - 200</w:t>
            </w:r>
          </w:p>
        </w:tc>
        <w:tc>
          <w:tcPr>
            <w:tcW w:w="1352" w:type="dxa"/>
            <w:tcBorders>
              <w:top w:val="nil"/>
              <w:left w:val="nil"/>
              <w:bottom w:val="nil"/>
              <w:right w:val="nil"/>
            </w:tcBorders>
            <w:tcMar>
              <w:top w:w="0" w:type="dxa"/>
              <w:left w:w="100" w:type="dxa"/>
              <w:bottom w:w="0" w:type="dxa"/>
              <w:right w:w="100" w:type="dxa"/>
            </w:tcMar>
            <w:vAlign w:val="bottom"/>
          </w:tcPr>
          <w:p w14:paraId="0E8DB33B"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0.0018</w:t>
            </w:r>
          </w:p>
        </w:tc>
        <w:tc>
          <w:tcPr>
            <w:tcW w:w="1352" w:type="dxa"/>
            <w:tcBorders>
              <w:top w:val="nil"/>
              <w:left w:val="nil"/>
              <w:bottom w:val="nil"/>
              <w:right w:val="nil"/>
            </w:tcBorders>
            <w:tcMar>
              <w:top w:w="0" w:type="dxa"/>
              <w:left w:w="100" w:type="dxa"/>
              <w:bottom w:w="0" w:type="dxa"/>
              <w:right w:w="100" w:type="dxa"/>
            </w:tcMar>
            <w:vAlign w:val="bottom"/>
          </w:tcPr>
          <w:p w14:paraId="6D21889E"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0.0052</w:t>
            </w:r>
          </w:p>
        </w:tc>
        <w:tc>
          <w:tcPr>
            <w:tcW w:w="1352" w:type="dxa"/>
            <w:tcBorders>
              <w:top w:val="nil"/>
              <w:left w:val="nil"/>
              <w:bottom w:val="nil"/>
              <w:right w:val="nil"/>
            </w:tcBorders>
            <w:tcMar>
              <w:top w:w="0" w:type="dxa"/>
              <w:left w:w="100" w:type="dxa"/>
              <w:bottom w:w="0" w:type="dxa"/>
              <w:right w:w="100" w:type="dxa"/>
            </w:tcMar>
            <w:vAlign w:val="bottom"/>
          </w:tcPr>
          <w:p w14:paraId="3A82F95A"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0.0123</w:t>
            </w:r>
          </w:p>
        </w:tc>
        <w:tc>
          <w:tcPr>
            <w:tcW w:w="1352" w:type="dxa"/>
            <w:tcBorders>
              <w:top w:val="nil"/>
              <w:left w:val="nil"/>
              <w:bottom w:val="nil"/>
              <w:right w:val="nil"/>
            </w:tcBorders>
            <w:tcMar>
              <w:top w:w="0" w:type="dxa"/>
              <w:left w:w="100" w:type="dxa"/>
              <w:bottom w:w="0" w:type="dxa"/>
              <w:right w:w="100" w:type="dxa"/>
            </w:tcMar>
            <w:vAlign w:val="bottom"/>
          </w:tcPr>
          <w:p w14:paraId="4DA4D75F"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0.0834</w:t>
            </w:r>
          </w:p>
        </w:tc>
        <w:tc>
          <w:tcPr>
            <w:tcW w:w="1352" w:type="dxa"/>
            <w:tcBorders>
              <w:top w:val="nil"/>
              <w:left w:val="nil"/>
              <w:bottom w:val="nil"/>
              <w:right w:val="nil"/>
            </w:tcBorders>
            <w:tcMar>
              <w:top w:w="0" w:type="dxa"/>
              <w:left w:w="100" w:type="dxa"/>
              <w:bottom w:w="0" w:type="dxa"/>
              <w:right w:w="100" w:type="dxa"/>
            </w:tcMar>
            <w:vAlign w:val="bottom"/>
          </w:tcPr>
          <w:p w14:paraId="47E74402"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0.4262</w:t>
            </w:r>
          </w:p>
        </w:tc>
      </w:tr>
      <w:tr w:rsidR="00383583" w:rsidRPr="00AB5A70" w14:paraId="1C76C000" w14:textId="77777777" w:rsidTr="00D91EF9">
        <w:trPr>
          <w:trHeight w:val="144"/>
        </w:trPr>
        <w:tc>
          <w:tcPr>
            <w:tcW w:w="1175" w:type="dxa"/>
            <w:tcBorders>
              <w:top w:val="nil"/>
              <w:left w:val="nil"/>
              <w:bottom w:val="nil"/>
              <w:right w:val="nil"/>
            </w:tcBorders>
            <w:tcMar>
              <w:top w:w="0" w:type="dxa"/>
              <w:left w:w="100" w:type="dxa"/>
              <w:bottom w:w="0" w:type="dxa"/>
              <w:right w:w="100" w:type="dxa"/>
            </w:tcMar>
            <w:vAlign w:val="bottom"/>
          </w:tcPr>
          <w:p w14:paraId="506CBD50"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Night</w:t>
            </w:r>
          </w:p>
        </w:tc>
        <w:tc>
          <w:tcPr>
            <w:tcW w:w="1421" w:type="dxa"/>
            <w:tcBorders>
              <w:top w:val="nil"/>
              <w:left w:val="nil"/>
              <w:bottom w:val="nil"/>
              <w:right w:val="nil"/>
            </w:tcBorders>
            <w:tcMar>
              <w:top w:w="0" w:type="dxa"/>
              <w:left w:w="100" w:type="dxa"/>
              <w:bottom w:w="0" w:type="dxa"/>
              <w:right w:w="100" w:type="dxa"/>
            </w:tcMar>
            <w:vAlign w:val="bottom"/>
          </w:tcPr>
          <w:p w14:paraId="76A784D8" w14:textId="77777777" w:rsidR="00383583" w:rsidRPr="00AB5A70" w:rsidRDefault="00383583" w:rsidP="00253B60">
            <w:pPr>
              <w:spacing w:before="240" w:after="240"/>
              <w:ind w:firstLine="22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200 - 150</w:t>
            </w:r>
          </w:p>
        </w:tc>
        <w:tc>
          <w:tcPr>
            <w:tcW w:w="1352" w:type="dxa"/>
            <w:tcBorders>
              <w:top w:val="nil"/>
              <w:left w:val="nil"/>
              <w:bottom w:val="nil"/>
              <w:right w:val="nil"/>
            </w:tcBorders>
            <w:tcMar>
              <w:top w:w="0" w:type="dxa"/>
              <w:left w:w="100" w:type="dxa"/>
              <w:bottom w:w="0" w:type="dxa"/>
              <w:right w:w="100" w:type="dxa"/>
            </w:tcMar>
            <w:vAlign w:val="bottom"/>
          </w:tcPr>
          <w:p w14:paraId="13A04A0F"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0.0015</w:t>
            </w:r>
          </w:p>
        </w:tc>
        <w:tc>
          <w:tcPr>
            <w:tcW w:w="1352" w:type="dxa"/>
            <w:tcBorders>
              <w:top w:val="nil"/>
              <w:left w:val="nil"/>
              <w:bottom w:val="nil"/>
              <w:right w:val="nil"/>
            </w:tcBorders>
            <w:tcMar>
              <w:top w:w="0" w:type="dxa"/>
              <w:left w:w="100" w:type="dxa"/>
              <w:bottom w:w="0" w:type="dxa"/>
              <w:right w:w="100" w:type="dxa"/>
            </w:tcMar>
            <w:vAlign w:val="bottom"/>
          </w:tcPr>
          <w:p w14:paraId="0745D108"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0.0053</w:t>
            </w:r>
          </w:p>
        </w:tc>
        <w:tc>
          <w:tcPr>
            <w:tcW w:w="1352" w:type="dxa"/>
            <w:tcBorders>
              <w:top w:val="nil"/>
              <w:left w:val="nil"/>
              <w:bottom w:val="nil"/>
              <w:right w:val="nil"/>
            </w:tcBorders>
            <w:tcMar>
              <w:top w:w="0" w:type="dxa"/>
              <w:left w:w="100" w:type="dxa"/>
              <w:bottom w:w="0" w:type="dxa"/>
              <w:right w:w="100" w:type="dxa"/>
            </w:tcMar>
            <w:vAlign w:val="bottom"/>
          </w:tcPr>
          <w:p w14:paraId="1C70E07F"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0.0268</w:t>
            </w:r>
          </w:p>
        </w:tc>
        <w:tc>
          <w:tcPr>
            <w:tcW w:w="1352" w:type="dxa"/>
            <w:tcBorders>
              <w:top w:val="nil"/>
              <w:left w:val="nil"/>
              <w:bottom w:val="nil"/>
              <w:right w:val="nil"/>
            </w:tcBorders>
            <w:tcMar>
              <w:top w:w="0" w:type="dxa"/>
              <w:left w:w="100" w:type="dxa"/>
              <w:bottom w:w="0" w:type="dxa"/>
              <w:right w:w="100" w:type="dxa"/>
            </w:tcMar>
            <w:vAlign w:val="bottom"/>
          </w:tcPr>
          <w:p w14:paraId="316131A5"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0.0853</w:t>
            </w:r>
          </w:p>
        </w:tc>
        <w:tc>
          <w:tcPr>
            <w:tcW w:w="1352" w:type="dxa"/>
            <w:tcBorders>
              <w:top w:val="nil"/>
              <w:left w:val="nil"/>
              <w:bottom w:val="nil"/>
              <w:right w:val="nil"/>
            </w:tcBorders>
            <w:tcMar>
              <w:top w:w="0" w:type="dxa"/>
              <w:left w:w="100" w:type="dxa"/>
              <w:bottom w:w="0" w:type="dxa"/>
              <w:right w:w="100" w:type="dxa"/>
            </w:tcMar>
            <w:vAlign w:val="bottom"/>
          </w:tcPr>
          <w:p w14:paraId="78BA41AF"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0.4215</w:t>
            </w:r>
          </w:p>
        </w:tc>
      </w:tr>
      <w:tr w:rsidR="00383583" w:rsidRPr="00AB5A70" w14:paraId="3AED89F6" w14:textId="77777777" w:rsidTr="00D91EF9">
        <w:trPr>
          <w:trHeight w:val="144"/>
        </w:trPr>
        <w:tc>
          <w:tcPr>
            <w:tcW w:w="1175" w:type="dxa"/>
            <w:tcBorders>
              <w:top w:val="nil"/>
              <w:left w:val="nil"/>
              <w:bottom w:val="nil"/>
              <w:right w:val="nil"/>
            </w:tcBorders>
            <w:tcMar>
              <w:top w:w="0" w:type="dxa"/>
              <w:left w:w="100" w:type="dxa"/>
              <w:bottom w:w="0" w:type="dxa"/>
              <w:right w:w="100" w:type="dxa"/>
            </w:tcMar>
            <w:vAlign w:val="bottom"/>
          </w:tcPr>
          <w:p w14:paraId="12B0895C"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Night</w:t>
            </w:r>
          </w:p>
        </w:tc>
        <w:tc>
          <w:tcPr>
            <w:tcW w:w="1421" w:type="dxa"/>
            <w:tcBorders>
              <w:top w:val="nil"/>
              <w:left w:val="nil"/>
              <w:bottom w:val="nil"/>
              <w:right w:val="nil"/>
            </w:tcBorders>
            <w:tcMar>
              <w:top w:w="0" w:type="dxa"/>
              <w:left w:w="100" w:type="dxa"/>
              <w:bottom w:w="0" w:type="dxa"/>
              <w:right w:w="100" w:type="dxa"/>
            </w:tcMar>
            <w:vAlign w:val="bottom"/>
          </w:tcPr>
          <w:p w14:paraId="19923B3B" w14:textId="77777777" w:rsidR="00383583" w:rsidRPr="00AB5A70" w:rsidRDefault="00383583" w:rsidP="00253B60">
            <w:pPr>
              <w:spacing w:before="240" w:after="240"/>
              <w:ind w:firstLine="22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150 - 100</w:t>
            </w:r>
          </w:p>
        </w:tc>
        <w:tc>
          <w:tcPr>
            <w:tcW w:w="1352" w:type="dxa"/>
            <w:tcBorders>
              <w:top w:val="nil"/>
              <w:left w:val="nil"/>
              <w:bottom w:val="nil"/>
              <w:right w:val="nil"/>
            </w:tcBorders>
            <w:tcMar>
              <w:top w:w="0" w:type="dxa"/>
              <w:left w:w="100" w:type="dxa"/>
              <w:bottom w:w="0" w:type="dxa"/>
              <w:right w:w="100" w:type="dxa"/>
            </w:tcMar>
            <w:vAlign w:val="bottom"/>
          </w:tcPr>
          <w:p w14:paraId="19F711BD"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0.0014</w:t>
            </w:r>
          </w:p>
        </w:tc>
        <w:tc>
          <w:tcPr>
            <w:tcW w:w="1352" w:type="dxa"/>
            <w:tcBorders>
              <w:top w:val="nil"/>
              <w:left w:val="nil"/>
              <w:bottom w:val="nil"/>
              <w:right w:val="nil"/>
            </w:tcBorders>
            <w:tcMar>
              <w:top w:w="0" w:type="dxa"/>
              <w:left w:w="100" w:type="dxa"/>
              <w:bottom w:w="0" w:type="dxa"/>
              <w:right w:w="100" w:type="dxa"/>
            </w:tcMar>
            <w:vAlign w:val="bottom"/>
          </w:tcPr>
          <w:p w14:paraId="36704831"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0.0043</w:t>
            </w:r>
          </w:p>
        </w:tc>
        <w:tc>
          <w:tcPr>
            <w:tcW w:w="1352" w:type="dxa"/>
            <w:tcBorders>
              <w:top w:val="nil"/>
              <w:left w:val="nil"/>
              <w:bottom w:val="nil"/>
              <w:right w:val="nil"/>
            </w:tcBorders>
            <w:tcMar>
              <w:top w:w="0" w:type="dxa"/>
              <w:left w:w="100" w:type="dxa"/>
              <w:bottom w:w="0" w:type="dxa"/>
              <w:right w:w="100" w:type="dxa"/>
            </w:tcMar>
            <w:vAlign w:val="bottom"/>
          </w:tcPr>
          <w:p w14:paraId="0C8E530D"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0.0182</w:t>
            </w:r>
          </w:p>
        </w:tc>
        <w:tc>
          <w:tcPr>
            <w:tcW w:w="1352" w:type="dxa"/>
            <w:tcBorders>
              <w:top w:val="nil"/>
              <w:left w:val="nil"/>
              <w:bottom w:val="nil"/>
              <w:right w:val="nil"/>
            </w:tcBorders>
            <w:tcMar>
              <w:top w:w="0" w:type="dxa"/>
              <w:left w:w="100" w:type="dxa"/>
              <w:bottom w:w="0" w:type="dxa"/>
              <w:right w:w="100" w:type="dxa"/>
            </w:tcMar>
            <w:vAlign w:val="bottom"/>
          </w:tcPr>
          <w:p w14:paraId="4B14C5A1"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0.0816</w:t>
            </w:r>
          </w:p>
        </w:tc>
        <w:tc>
          <w:tcPr>
            <w:tcW w:w="1352" w:type="dxa"/>
            <w:tcBorders>
              <w:top w:val="nil"/>
              <w:left w:val="nil"/>
              <w:bottom w:val="nil"/>
              <w:right w:val="nil"/>
            </w:tcBorders>
            <w:tcMar>
              <w:top w:w="0" w:type="dxa"/>
              <w:left w:w="100" w:type="dxa"/>
              <w:bottom w:w="0" w:type="dxa"/>
              <w:right w:w="100" w:type="dxa"/>
            </w:tcMar>
            <w:vAlign w:val="bottom"/>
          </w:tcPr>
          <w:p w14:paraId="76EE9C42"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0.2749</w:t>
            </w:r>
          </w:p>
        </w:tc>
      </w:tr>
      <w:tr w:rsidR="00383583" w:rsidRPr="00AB5A70" w14:paraId="5A313E5A" w14:textId="77777777" w:rsidTr="00D91EF9">
        <w:trPr>
          <w:trHeight w:val="144"/>
        </w:trPr>
        <w:tc>
          <w:tcPr>
            <w:tcW w:w="1175" w:type="dxa"/>
            <w:tcBorders>
              <w:top w:val="nil"/>
              <w:left w:val="nil"/>
              <w:bottom w:val="nil"/>
              <w:right w:val="nil"/>
            </w:tcBorders>
            <w:tcMar>
              <w:top w:w="0" w:type="dxa"/>
              <w:left w:w="100" w:type="dxa"/>
              <w:bottom w:w="0" w:type="dxa"/>
              <w:right w:w="100" w:type="dxa"/>
            </w:tcMar>
            <w:vAlign w:val="bottom"/>
          </w:tcPr>
          <w:p w14:paraId="45D2711E"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Night</w:t>
            </w:r>
          </w:p>
        </w:tc>
        <w:tc>
          <w:tcPr>
            <w:tcW w:w="1421" w:type="dxa"/>
            <w:tcBorders>
              <w:top w:val="nil"/>
              <w:left w:val="nil"/>
              <w:bottom w:val="nil"/>
              <w:right w:val="nil"/>
            </w:tcBorders>
            <w:tcMar>
              <w:top w:w="0" w:type="dxa"/>
              <w:left w:w="100" w:type="dxa"/>
              <w:bottom w:w="0" w:type="dxa"/>
              <w:right w:w="100" w:type="dxa"/>
            </w:tcMar>
            <w:vAlign w:val="bottom"/>
          </w:tcPr>
          <w:p w14:paraId="354A6211" w14:textId="77777777" w:rsidR="00383583" w:rsidRPr="00AB5A70" w:rsidRDefault="00383583" w:rsidP="00253B60">
            <w:pPr>
              <w:spacing w:before="240" w:after="240"/>
              <w:ind w:firstLine="22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100 - 50</w:t>
            </w:r>
          </w:p>
        </w:tc>
        <w:tc>
          <w:tcPr>
            <w:tcW w:w="1352" w:type="dxa"/>
            <w:tcBorders>
              <w:top w:val="nil"/>
              <w:left w:val="nil"/>
              <w:bottom w:val="nil"/>
              <w:right w:val="nil"/>
            </w:tcBorders>
            <w:tcMar>
              <w:top w:w="0" w:type="dxa"/>
              <w:left w:w="100" w:type="dxa"/>
              <w:bottom w:w="0" w:type="dxa"/>
              <w:right w:w="100" w:type="dxa"/>
            </w:tcMar>
            <w:vAlign w:val="bottom"/>
          </w:tcPr>
          <w:p w14:paraId="01A0FBAC"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0.0012</w:t>
            </w:r>
          </w:p>
        </w:tc>
        <w:tc>
          <w:tcPr>
            <w:tcW w:w="1352" w:type="dxa"/>
            <w:tcBorders>
              <w:top w:val="nil"/>
              <w:left w:val="nil"/>
              <w:bottom w:val="nil"/>
              <w:right w:val="nil"/>
            </w:tcBorders>
            <w:tcMar>
              <w:top w:w="0" w:type="dxa"/>
              <w:left w:w="100" w:type="dxa"/>
              <w:bottom w:w="0" w:type="dxa"/>
              <w:right w:w="100" w:type="dxa"/>
            </w:tcMar>
            <w:vAlign w:val="bottom"/>
          </w:tcPr>
          <w:p w14:paraId="17E3B2A1"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0.0037</w:t>
            </w:r>
          </w:p>
        </w:tc>
        <w:tc>
          <w:tcPr>
            <w:tcW w:w="1352" w:type="dxa"/>
            <w:tcBorders>
              <w:top w:val="nil"/>
              <w:left w:val="nil"/>
              <w:bottom w:val="nil"/>
              <w:right w:val="nil"/>
            </w:tcBorders>
            <w:tcMar>
              <w:top w:w="0" w:type="dxa"/>
              <w:left w:w="100" w:type="dxa"/>
              <w:bottom w:w="0" w:type="dxa"/>
              <w:right w:w="100" w:type="dxa"/>
            </w:tcMar>
            <w:vAlign w:val="bottom"/>
          </w:tcPr>
          <w:p w14:paraId="1548865C"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0.0280</w:t>
            </w:r>
          </w:p>
        </w:tc>
        <w:tc>
          <w:tcPr>
            <w:tcW w:w="1352" w:type="dxa"/>
            <w:tcBorders>
              <w:top w:val="nil"/>
              <w:left w:val="nil"/>
              <w:bottom w:val="nil"/>
              <w:right w:val="nil"/>
            </w:tcBorders>
            <w:tcMar>
              <w:top w:w="0" w:type="dxa"/>
              <w:left w:w="100" w:type="dxa"/>
              <w:bottom w:w="0" w:type="dxa"/>
              <w:right w:w="100" w:type="dxa"/>
            </w:tcMar>
            <w:vAlign w:val="bottom"/>
          </w:tcPr>
          <w:p w14:paraId="1A573B6C"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0.1042</w:t>
            </w:r>
          </w:p>
        </w:tc>
        <w:tc>
          <w:tcPr>
            <w:tcW w:w="1352" w:type="dxa"/>
            <w:tcBorders>
              <w:top w:val="nil"/>
              <w:left w:val="nil"/>
              <w:bottom w:val="nil"/>
              <w:right w:val="nil"/>
            </w:tcBorders>
            <w:tcMar>
              <w:top w:w="0" w:type="dxa"/>
              <w:left w:w="100" w:type="dxa"/>
              <w:bottom w:w="0" w:type="dxa"/>
              <w:right w:w="100" w:type="dxa"/>
            </w:tcMar>
            <w:vAlign w:val="bottom"/>
          </w:tcPr>
          <w:p w14:paraId="1F8F5EB6"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0.3633</w:t>
            </w:r>
          </w:p>
        </w:tc>
      </w:tr>
      <w:tr w:rsidR="00383583" w:rsidRPr="00AB5A70" w14:paraId="4BF0BF1B" w14:textId="77777777" w:rsidTr="00D91EF9">
        <w:trPr>
          <w:trHeight w:val="144"/>
        </w:trPr>
        <w:tc>
          <w:tcPr>
            <w:tcW w:w="1175" w:type="dxa"/>
            <w:tcBorders>
              <w:top w:val="nil"/>
              <w:left w:val="nil"/>
              <w:bottom w:val="nil"/>
              <w:right w:val="nil"/>
            </w:tcBorders>
            <w:tcMar>
              <w:top w:w="0" w:type="dxa"/>
              <w:left w:w="100" w:type="dxa"/>
              <w:bottom w:w="0" w:type="dxa"/>
              <w:right w:w="100" w:type="dxa"/>
            </w:tcMar>
            <w:vAlign w:val="bottom"/>
          </w:tcPr>
          <w:p w14:paraId="2E31D6CE"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Night</w:t>
            </w:r>
          </w:p>
        </w:tc>
        <w:tc>
          <w:tcPr>
            <w:tcW w:w="1421" w:type="dxa"/>
            <w:tcBorders>
              <w:top w:val="nil"/>
              <w:left w:val="nil"/>
              <w:bottom w:val="nil"/>
              <w:right w:val="nil"/>
            </w:tcBorders>
            <w:tcMar>
              <w:top w:w="0" w:type="dxa"/>
              <w:left w:w="100" w:type="dxa"/>
              <w:bottom w:w="0" w:type="dxa"/>
              <w:right w:w="100" w:type="dxa"/>
            </w:tcMar>
            <w:vAlign w:val="bottom"/>
          </w:tcPr>
          <w:p w14:paraId="490A5F5F" w14:textId="77777777" w:rsidR="00383583" w:rsidRPr="00AB5A70" w:rsidRDefault="00383583" w:rsidP="00253B60">
            <w:pPr>
              <w:spacing w:before="240" w:after="240"/>
              <w:ind w:firstLine="22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50 - 0</w:t>
            </w:r>
          </w:p>
        </w:tc>
        <w:tc>
          <w:tcPr>
            <w:tcW w:w="1352" w:type="dxa"/>
            <w:tcBorders>
              <w:top w:val="nil"/>
              <w:left w:val="nil"/>
              <w:bottom w:val="nil"/>
              <w:right w:val="nil"/>
            </w:tcBorders>
            <w:tcMar>
              <w:top w:w="0" w:type="dxa"/>
              <w:left w:w="100" w:type="dxa"/>
              <w:bottom w:w="0" w:type="dxa"/>
              <w:right w:w="100" w:type="dxa"/>
            </w:tcMar>
            <w:vAlign w:val="bottom"/>
          </w:tcPr>
          <w:p w14:paraId="2DF9A4BE"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0.0014</w:t>
            </w:r>
          </w:p>
        </w:tc>
        <w:tc>
          <w:tcPr>
            <w:tcW w:w="1352" w:type="dxa"/>
            <w:tcBorders>
              <w:top w:val="nil"/>
              <w:left w:val="nil"/>
              <w:bottom w:val="nil"/>
              <w:right w:val="nil"/>
            </w:tcBorders>
            <w:tcMar>
              <w:top w:w="0" w:type="dxa"/>
              <w:left w:w="100" w:type="dxa"/>
              <w:bottom w:w="0" w:type="dxa"/>
              <w:right w:w="100" w:type="dxa"/>
            </w:tcMar>
            <w:vAlign w:val="bottom"/>
          </w:tcPr>
          <w:p w14:paraId="5D31CFB5"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0.0031</w:t>
            </w:r>
          </w:p>
        </w:tc>
        <w:tc>
          <w:tcPr>
            <w:tcW w:w="1352" w:type="dxa"/>
            <w:tcBorders>
              <w:top w:val="nil"/>
              <w:left w:val="nil"/>
              <w:bottom w:val="nil"/>
              <w:right w:val="nil"/>
            </w:tcBorders>
            <w:tcMar>
              <w:top w:w="0" w:type="dxa"/>
              <w:left w:w="100" w:type="dxa"/>
              <w:bottom w:w="0" w:type="dxa"/>
              <w:right w:w="100" w:type="dxa"/>
            </w:tcMar>
            <w:vAlign w:val="bottom"/>
          </w:tcPr>
          <w:p w14:paraId="5AFA45EB"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0.0049</w:t>
            </w:r>
          </w:p>
        </w:tc>
        <w:tc>
          <w:tcPr>
            <w:tcW w:w="1352" w:type="dxa"/>
            <w:tcBorders>
              <w:top w:val="nil"/>
              <w:left w:val="nil"/>
              <w:bottom w:val="nil"/>
              <w:right w:val="nil"/>
            </w:tcBorders>
            <w:tcMar>
              <w:top w:w="0" w:type="dxa"/>
              <w:left w:w="100" w:type="dxa"/>
              <w:bottom w:w="0" w:type="dxa"/>
              <w:right w:w="100" w:type="dxa"/>
            </w:tcMar>
            <w:vAlign w:val="bottom"/>
          </w:tcPr>
          <w:p w14:paraId="4E59292E"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0.0190</w:t>
            </w:r>
          </w:p>
        </w:tc>
        <w:tc>
          <w:tcPr>
            <w:tcW w:w="1352" w:type="dxa"/>
            <w:tcBorders>
              <w:top w:val="nil"/>
              <w:left w:val="nil"/>
              <w:bottom w:val="nil"/>
              <w:right w:val="nil"/>
            </w:tcBorders>
            <w:tcMar>
              <w:top w:w="0" w:type="dxa"/>
              <w:left w:w="100" w:type="dxa"/>
              <w:bottom w:w="0" w:type="dxa"/>
              <w:right w:w="100" w:type="dxa"/>
            </w:tcMar>
            <w:vAlign w:val="bottom"/>
          </w:tcPr>
          <w:p w14:paraId="4D8D9743"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0.1863</w:t>
            </w:r>
          </w:p>
        </w:tc>
      </w:tr>
    </w:tbl>
    <w:p w14:paraId="6DE03982" w14:textId="77777777" w:rsidR="00383583" w:rsidRPr="00AB5A70" w:rsidRDefault="00383583" w:rsidP="00F57934">
      <w:pPr>
        <w:spacing w:before="240" w:after="240" w:line="480" w:lineRule="auto"/>
        <w:rPr>
          <w:rFonts w:ascii="Times New Roman" w:eastAsia="Times New Roman" w:hAnsi="Times New Roman" w:cs="Times New Roman"/>
          <w:lang w:val="en-GB"/>
        </w:rPr>
      </w:pPr>
      <w:r w:rsidRPr="00AB5A70">
        <w:rPr>
          <w:rFonts w:ascii="Times New Roman" w:eastAsia="Times New Roman" w:hAnsi="Times New Roman" w:cs="Times New Roman"/>
          <w:lang w:val="en-GB"/>
        </w:rPr>
        <w:t xml:space="preserve"> </w:t>
      </w:r>
    </w:p>
    <w:p w14:paraId="4E0B341A" w14:textId="61CA39AC" w:rsidR="00383583" w:rsidRPr="00AB5A70" w:rsidRDefault="00383583" w:rsidP="00F57934">
      <w:pPr>
        <w:spacing w:before="240" w:after="240" w:line="480" w:lineRule="auto"/>
        <w:rPr>
          <w:rFonts w:ascii="Times New Roman" w:eastAsia="Times New Roman" w:hAnsi="Times New Roman" w:cs="Times New Roman"/>
          <w:lang w:val="en-GB"/>
        </w:rPr>
      </w:pPr>
      <w:r w:rsidRPr="00AB5A70">
        <w:rPr>
          <w:rFonts w:ascii="Times New Roman" w:eastAsia="Times New Roman" w:hAnsi="Times New Roman" w:cs="Times New Roman"/>
          <w:lang w:val="en-GB"/>
        </w:rPr>
        <w:lastRenderedPageBreak/>
        <w:t>Table SG2: Flux contributions by the large pteropod and mesozooplankton community to active flux (mg</w:t>
      </w:r>
      <w:r w:rsidR="007B79AB">
        <w:rPr>
          <w:rFonts w:ascii="Times New Roman" w:eastAsia="Times New Roman" w:hAnsi="Times New Roman" w:cs="Times New Roman"/>
          <w:lang w:val="en-GB"/>
        </w:rPr>
        <w:t xml:space="preserve"> </w:t>
      </w:r>
      <w:r w:rsidRPr="00AB5A70">
        <w:rPr>
          <w:rFonts w:ascii="Times New Roman" w:eastAsia="Times New Roman" w:hAnsi="Times New Roman" w:cs="Times New Roman"/>
          <w:lang w:val="en-GB"/>
        </w:rPr>
        <w:t>C m</w:t>
      </w:r>
      <w:r w:rsidRPr="00AB5A70">
        <w:rPr>
          <w:rFonts w:ascii="Times New Roman" w:eastAsia="Times New Roman" w:hAnsi="Times New Roman" w:cs="Times New Roman"/>
          <w:vertAlign w:val="superscript"/>
          <w:lang w:val="en-GB"/>
        </w:rPr>
        <w:t>-2</w:t>
      </w:r>
      <w:r w:rsidRPr="00AB5A70">
        <w:rPr>
          <w:rFonts w:ascii="Times New Roman" w:eastAsia="Times New Roman" w:hAnsi="Times New Roman" w:cs="Times New Roman"/>
          <w:lang w:val="en-GB"/>
        </w:rPr>
        <w:t xml:space="preserve"> d</w:t>
      </w:r>
      <w:r w:rsidRPr="00AB5A70">
        <w:rPr>
          <w:rFonts w:ascii="Times New Roman" w:eastAsia="Times New Roman" w:hAnsi="Times New Roman" w:cs="Times New Roman"/>
          <w:vertAlign w:val="superscript"/>
          <w:lang w:val="en-GB"/>
        </w:rPr>
        <w:t>-1</w:t>
      </w:r>
      <w:r w:rsidRPr="00AB5A70">
        <w:rPr>
          <w:rFonts w:ascii="Times New Roman" w:eastAsia="Times New Roman" w:hAnsi="Times New Roman" w:cs="Times New Roman"/>
          <w:lang w:val="en-GB"/>
        </w:rPr>
        <w:t>) below specified flux boundaries during the three MOCNESS tow periods.</w:t>
      </w:r>
    </w:p>
    <w:tbl>
      <w:tblPr>
        <w:tblStyle w:val="1"/>
        <w:tblW w:w="8775" w:type="dxa"/>
        <w:tblBorders>
          <w:top w:val="nil"/>
          <w:left w:val="nil"/>
          <w:bottom w:val="nil"/>
          <w:right w:val="nil"/>
          <w:insideH w:val="nil"/>
          <w:insideV w:val="nil"/>
        </w:tblBorders>
        <w:tblLayout w:type="fixed"/>
        <w:tblLook w:val="0600" w:firstRow="0" w:lastRow="0" w:firstColumn="0" w:lastColumn="0" w:noHBand="1" w:noVBand="1"/>
      </w:tblPr>
      <w:tblGrid>
        <w:gridCol w:w="1200"/>
        <w:gridCol w:w="1365"/>
        <w:gridCol w:w="1455"/>
        <w:gridCol w:w="1740"/>
        <w:gridCol w:w="1590"/>
        <w:gridCol w:w="1425"/>
      </w:tblGrid>
      <w:tr w:rsidR="00383583" w:rsidRPr="00AB5A70" w14:paraId="30A26DAF" w14:textId="77777777" w:rsidTr="00D91EF9">
        <w:trPr>
          <w:trHeight w:val="795"/>
        </w:trPr>
        <w:tc>
          <w:tcPr>
            <w:tcW w:w="1200" w:type="dxa"/>
            <w:tcBorders>
              <w:top w:val="nil"/>
              <w:left w:val="nil"/>
              <w:bottom w:val="single" w:sz="6" w:space="0" w:color="000000"/>
              <w:right w:val="nil"/>
            </w:tcBorders>
            <w:tcMar>
              <w:top w:w="0" w:type="dxa"/>
              <w:left w:w="100" w:type="dxa"/>
              <w:bottom w:w="0" w:type="dxa"/>
              <w:right w:w="100" w:type="dxa"/>
            </w:tcMar>
          </w:tcPr>
          <w:p w14:paraId="1EDA974C"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Flux boundary</w:t>
            </w:r>
          </w:p>
        </w:tc>
        <w:tc>
          <w:tcPr>
            <w:tcW w:w="1365" w:type="dxa"/>
            <w:tcBorders>
              <w:top w:val="nil"/>
              <w:left w:val="nil"/>
              <w:bottom w:val="single" w:sz="6" w:space="0" w:color="000000"/>
              <w:right w:val="nil"/>
            </w:tcBorders>
            <w:tcMar>
              <w:top w:w="0" w:type="dxa"/>
              <w:left w:w="100" w:type="dxa"/>
              <w:bottom w:w="0" w:type="dxa"/>
              <w:right w:w="100" w:type="dxa"/>
            </w:tcMar>
            <w:vAlign w:val="bottom"/>
          </w:tcPr>
          <w:p w14:paraId="42EB0DE2"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Date</w:t>
            </w:r>
          </w:p>
        </w:tc>
        <w:tc>
          <w:tcPr>
            <w:tcW w:w="1455" w:type="dxa"/>
            <w:tcBorders>
              <w:top w:val="nil"/>
              <w:left w:val="nil"/>
              <w:bottom w:val="single" w:sz="6" w:space="0" w:color="000000"/>
              <w:right w:val="nil"/>
            </w:tcBorders>
            <w:tcMar>
              <w:top w:w="0" w:type="dxa"/>
              <w:left w:w="100" w:type="dxa"/>
              <w:bottom w:w="0" w:type="dxa"/>
              <w:right w:w="100" w:type="dxa"/>
            </w:tcMar>
            <w:vAlign w:val="bottom"/>
          </w:tcPr>
          <w:p w14:paraId="4E8077AF"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Respiration</w:t>
            </w:r>
          </w:p>
          <w:p w14:paraId="317C5396"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(CO</w:t>
            </w:r>
            <w:r w:rsidRPr="00AB5A70">
              <w:rPr>
                <w:rFonts w:ascii="Times New Roman" w:eastAsia="Times New Roman" w:hAnsi="Times New Roman" w:cs="Times New Roman"/>
                <w:vertAlign w:val="subscript"/>
                <w:lang w:val="en-GB"/>
              </w:rPr>
              <w:t>2</w:t>
            </w:r>
            <w:r w:rsidRPr="00AB5A70">
              <w:rPr>
                <w:rFonts w:ascii="Times New Roman" w:eastAsia="Times New Roman" w:hAnsi="Times New Roman" w:cs="Times New Roman"/>
                <w:lang w:val="en-GB"/>
              </w:rPr>
              <w:t>)</w:t>
            </w:r>
          </w:p>
        </w:tc>
        <w:tc>
          <w:tcPr>
            <w:tcW w:w="1740" w:type="dxa"/>
            <w:tcBorders>
              <w:top w:val="nil"/>
              <w:left w:val="nil"/>
              <w:bottom w:val="single" w:sz="6" w:space="0" w:color="000000"/>
              <w:right w:val="nil"/>
            </w:tcBorders>
            <w:tcMar>
              <w:top w:w="0" w:type="dxa"/>
              <w:left w:w="100" w:type="dxa"/>
              <w:bottom w:w="0" w:type="dxa"/>
              <w:right w:w="100" w:type="dxa"/>
            </w:tcMar>
            <w:vAlign w:val="bottom"/>
          </w:tcPr>
          <w:p w14:paraId="099F6143"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Excretion (DOC)</w:t>
            </w:r>
          </w:p>
        </w:tc>
        <w:tc>
          <w:tcPr>
            <w:tcW w:w="1590" w:type="dxa"/>
            <w:tcBorders>
              <w:top w:val="nil"/>
              <w:left w:val="nil"/>
              <w:bottom w:val="single" w:sz="6" w:space="0" w:color="000000"/>
              <w:right w:val="nil"/>
            </w:tcBorders>
            <w:tcMar>
              <w:top w:w="0" w:type="dxa"/>
              <w:left w:w="100" w:type="dxa"/>
              <w:bottom w:w="0" w:type="dxa"/>
              <w:right w:w="100" w:type="dxa"/>
            </w:tcMar>
            <w:vAlign w:val="bottom"/>
          </w:tcPr>
          <w:p w14:paraId="4262EA8E"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Egestion</w:t>
            </w:r>
          </w:p>
          <w:p w14:paraId="67CD31A9"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(POC)</w:t>
            </w:r>
          </w:p>
        </w:tc>
        <w:tc>
          <w:tcPr>
            <w:tcW w:w="1425" w:type="dxa"/>
            <w:tcBorders>
              <w:top w:val="nil"/>
              <w:left w:val="nil"/>
              <w:bottom w:val="single" w:sz="6" w:space="0" w:color="000000"/>
              <w:right w:val="nil"/>
            </w:tcBorders>
            <w:tcMar>
              <w:top w:w="0" w:type="dxa"/>
              <w:left w:w="100" w:type="dxa"/>
              <w:bottom w:w="0" w:type="dxa"/>
              <w:right w:w="100" w:type="dxa"/>
            </w:tcMar>
            <w:vAlign w:val="bottom"/>
          </w:tcPr>
          <w:p w14:paraId="45F705B3"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Total C</w:t>
            </w:r>
          </w:p>
        </w:tc>
      </w:tr>
      <w:tr w:rsidR="00383583" w:rsidRPr="00AB5A70" w14:paraId="23E21B3A" w14:textId="77777777" w:rsidTr="00D91EF9">
        <w:trPr>
          <w:trHeight w:val="285"/>
        </w:trPr>
        <w:tc>
          <w:tcPr>
            <w:tcW w:w="1200" w:type="dxa"/>
            <w:tcBorders>
              <w:top w:val="nil"/>
              <w:left w:val="nil"/>
              <w:bottom w:val="nil"/>
              <w:right w:val="nil"/>
            </w:tcBorders>
            <w:tcMar>
              <w:top w:w="0" w:type="dxa"/>
              <w:left w:w="100" w:type="dxa"/>
              <w:bottom w:w="0" w:type="dxa"/>
              <w:right w:w="100" w:type="dxa"/>
            </w:tcMar>
          </w:tcPr>
          <w:p w14:paraId="62569B41"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500</w:t>
            </w:r>
          </w:p>
        </w:tc>
        <w:tc>
          <w:tcPr>
            <w:tcW w:w="1365" w:type="dxa"/>
            <w:tcBorders>
              <w:top w:val="nil"/>
              <w:left w:val="nil"/>
              <w:bottom w:val="nil"/>
              <w:right w:val="nil"/>
            </w:tcBorders>
            <w:tcMar>
              <w:top w:w="0" w:type="dxa"/>
              <w:left w:w="100" w:type="dxa"/>
              <w:bottom w:w="0" w:type="dxa"/>
              <w:right w:w="100" w:type="dxa"/>
            </w:tcMar>
            <w:vAlign w:val="bottom"/>
          </w:tcPr>
          <w:p w14:paraId="2F8EEDCC" w14:textId="77777777" w:rsidR="00383583" w:rsidRPr="00AB5A70" w:rsidRDefault="00383583" w:rsidP="00253B60">
            <w:pPr>
              <w:spacing w:before="240" w:after="240"/>
              <w:rPr>
                <w:rFonts w:ascii="Times New Roman" w:eastAsia="Times New Roman" w:hAnsi="Times New Roman" w:cs="Times New Roman"/>
                <w:lang w:val="en-GB"/>
              </w:rPr>
            </w:pPr>
            <w:r w:rsidRPr="00AB5A70">
              <w:rPr>
                <w:rFonts w:ascii="Times New Roman" w:eastAsia="Times New Roman" w:hAnsi="Times New Roman" w:cs="Times New Roman"/>
                <w:lang w:val="en-GB"/>
              </w:rPr>
              <w:t>May 11</w:t>
            </w:r>
          </w:p>
        </w:tc>
        <w:tc>
          <w:tcPr>
            <w:tcW w:w="1455" w:type="dxa"/>
            <w:tcBorders>
              <w:top w:val="nil"/>
              <w:left w:val="nil"/>
              <w:bottom w:val="nil"/>
              <w:right w:val="nil"/>
            </w:tcBorders>
            <w:tcMar>
              <w:top w:w="0" w:type="dxa"/>
              <w:left w:w="100" w:type="dxa"/>
              <w:bottom w:w="0" w:type="dxa"/>
              <w:right w:w="100" w:type="dxa"/>
            </w:tcMar>
            <w:vAlign w:val="bottom"/>
          </w:tcPr>
          <w:p w14:paraId="19457524"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13.66</w:t>
            </w:r>
          </w:p>
        </w:tc>
        <w:tc>
          <w:tcPr>
            <w:tcW w:w="1740" w:type="dxa"/>
            <w:tcBorders>
              <w:top w:val="nil"/>
              <w:left w:val="nil"/>
              <w:bottom w:val="nil"/>
              <w:right w:val="nil"/>
            </w:tcBorders>
            <w:tcMar>
              <w:top w:w="0" w:type="dxa"/>
              <w:left w:w="100" w:type="dxa"/>
              <w:bottom w:w="0" w:type="dxa"/>
              <w:right w:w="100" w:type="dxa"/>
            </w:tcMar>
            <w:vAlign w:val="bottom"/>
          </w:tcPr>
          <w:p w14:paraId="18ABAB3D"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14.50</w:t>
            </w:r>
          </w:p>
        </w:tc>
        <w:tc>
          <w:tcPr>
            <w:tcW w:w="1590" w:type="dxa"/>
            <w:tcBorders>
              <w:top w:val="nil"/>
              <w:left w:val="nil"/>
              <w:bottom w:val="nil"/>
              <w:right w:val="nil"/>
            </w:tcBorders>
            <w:tcMar>
              <w:top w:w="0" w:type="dxa"/>
              <w:left w:w="100" w:type="dxa"/>
              <w:bottom w:w="0" w:type="dxa"/>
              <w:right w:w="100" w:type="dxa"/>
            </w:tcMar>
            <w:vAlign w:val="bottom"/>
          </w:tcPr>
          <w:p w14:paraId="0CD50FBE"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4.24</w:t>
            </w:r>
          </w:p>
        </w:tc>
        <w:tc>
          <w:tcPr>
            <w:tcW w:w="1425" w:type="dxa"/>
            <w:tcBorders>
              <w:top w:val="nil"/>
              <w:left w:val="nil"/>
              <w:bottom w:val="nil"/>
              <w:right w:val="nil"/>
            </w:tcBorders>
            <w:tcMar>
              <w:top w:w="0" w:type="dxa"/>
              <w:left w:w="100" w:type="dxa"/>
              <w:bottom w:w="0" w:type="dxa"/>
              <w:right w:w="100" w:type="dxa"/>
            </w:tcMar>
            <w:vAlign w:val="bottom"/>
          </w:tcPr>
          <w:p w14:paraId="64C99190"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32.40</w:t>
            </w:r>
          </w:p>
        </w:tc>
      </w:tr>
      <w:tr w:rsidR="00383583" w:rsidRPr="00AB5A70" w14:paraId="2F6D1D88" w14:textId="77777777" w:rsidTr="00D91EF9">
        <w:trPr>
          <w:trHeight w:val="285"/>
        </w:trPr>
        <w:tc>
          <w:tcPr>
            <w:tcW w:w="1200" w:type="dxa"/>
            <w:tcBorders>
              <w:top w:val="nil"/>
              <w:left w:val="nil"/>
              <w:bottom w:val="nil"/>
              <w:right w:val="nil"/>
            </w:tcBorders>
            <w:tcMar>
              <w:top w:w="0" w:type="dxa"/>
              <w:left w:w="100" w:type="dxa"/>
              <w:bottom w:w="0" w:type="dxa"/>
              <w:right w:w="100" w:type="dxa"/>
            </w:tcMar>
          </w:tcPr>
          <w:p w14:paraId="343B58B6"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 xml:space="preserve"> </w:t>
            </w:r>
          </w:p>
        </w:tc>
        <w:tc>
          <w:tcPr>
            <w:tcW w:w="1365" w:type="dxa"/>
            <w:tcBorders>
              <w:top w:val="nil"/>
              <w:left w:val="nil"/>
              <w:bottom w:val="nil"/>
              <w:right w:val="nil"/>
            </w:tcBorders>
            <w:tcMar>
              <w:top w:w="0" w:type="dxa"/>
              <w:left w:w="100" w:type="dxa"/>
              <w:bottom w:w="0" w:type="dxa"/>
              <w:right w:w="100" w:type="dxa"/>
            </w:tcMar>
            <w:vAlign w:val="bottom"/>
          </w:tcPr>
          <w:p w14:paraId="63C71362" w14:textId="77777777" w:rsidR="00383583" w:rsidRPr="00AB5A70" w:rsidRDefault="00383583" w:rsidP="00253B60">
            <w:pPr>
              <w:spacing w:before="240" w:after="240"/>
              <w:rPr>
                <w:rFonts w:ascii="Times New Roman" w:eastAsia="Times New Roman" w:hAnsi="Times New Roman" w:cs="Times New Roman"/>
                <w:lang w:val="en-GB"/>
              </w:rPr>
            </w:pPr>
            <w:r w:rsidRPr="00AB5A70">
              <w:rPr>
                <w:rFonts w:ascii="Times New Roman" w:eastAsia="Times New Roman" w:hAnsi="Times New Roman" w:cs="Times New Roman"/>
                <w:lang w:val="en-GB"/>
              </w:rPr>
              <w:t>May 17</w:t>
            </w:r>
          </w:p>
        </w:tc>
        <w:tc>
          <w:tcPr>
            <w:tcW w:w="1455" w:type="dxa"/>
            <w:tcBorders>
              <w:top w:val="nil"/>
              <w:left w:val="nil"/>
              <w:bottom w:val="nil"/>
              <w:right w:val="nil"/>
            </w:tcBorders>
            <w:tcMar>
              <w:top w:w="0" w:type="dxa"/>
              <w:left w:w="100" w:type="dxa"/>
              <w:bottom w:w="0" w:type="dxa"/>
              <w:right w:w="100" w:type="dxa"/>
            </w:tcMar>
            <w:vAlign w:val="bottom"/>
          </w:tcPr>
          <w:p w14:paraId="673F8B90"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20.04</w:t>
            </w:r>
          </w:p>
        </w:tc>
        <w:tc>
          <w:tcPr>
            <w:tcW w:w="1740" w:type="dxa"/>
            <w:tcBorders>
              <w:top w:val="nil"/>
              <w:left w:val="nil"/>
              <w:bottom w:val="nil"/>
              <w:right w:val="nil"/>
            </w:tcBorders>
            <w:tcMar>
              <w:top w:w="0" w:type="dxa"/>
              <w:left w:w="100" w:type="dxa"/>
              <w:bottom w:w="0" w:type="dxa"/>
              <w:right w:w="100" w:type="dxa"/>
            </w:tcMar>
            <w:vAlign w:val="bottom"/>
          </w:tcPr>
          <w:p w14:paraId="0BDA01E9"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23.10</w:t>
            </w:r>
          </w:p>
        </w:tc>
        <w:tc>
          <w:tcPr>
            <w:tcW w:w="1590" w:type="dxa"/>
            <w:tcBorders>
              <w:top w:val="nil"/>
              <w:left w:val="nil"/>
              <w:bottom w:val="nil"/>
              <w:right w:val="nil"/>
            </w:tcBorders>
            <w:tcMar>
              <w:top w:w="0" w:type="dxa"/>
              <w:left w:w="100" w:type="dxa"/>
              <w:bottom w:w="0" w:type="dxa"/>
              <w:right w:w="100" w:type="dxa"/>
            </w:tcMar>
            <w:vAlign w:val="bottom"/>
          </w:tcPr>
          <w:p w14:paraId="4587FF04"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6.21</w:t>
            </w:r>
          </w:p>
        </w:tc>
        <w:tc>
          <w:tcPr>
            <w:tcW w:w="1425" w:type="dxa"/>
            <w:tcBorders>
              <w:top w:val="nil"/>
              <w:left w:val="nil"/>
              <w:bottom w:val="nil"/>
              <w:right w:val="nil"/>
            </w:tcBorders>
            <w:tcMar>
              <w:top w:w="0" w:type="dxa"/>
              <w:left w:w="100" w:type="dxa"/>
              <w:bottom w:w="0" w:type="dxa"/>
              <w:right w:w="100" w:type="dxa"/>
            </w:tcMar>
            <w:vAlign w:val="bottom"/>
          </w:tcPr>
          <w:p w14:paraId="0D4F1F36"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49.35</w:t>
            </w:r>
          </w:p>
        </w:tc>
      </w:tr>
      <w:tr w:rsidR="00383583" w:rsidRPr="00AB5A70" w14:paraId="2FD8E389" w14:textId="77777777" w:rsidTr="00D91EF9">
        <w:trPr>
          <w:trHeight w:val="285"/>
        </w:trPr>
        <w:tc>
          <w:tcPr>
            <w:tcW w:w="1200" w:type="dxa"/>
            <w:tcBorders>
              <w:top w:val="nil"/>
              <w:left w:val="nil"/>
              <w:bottom w:val="nil"/>
              <w:right w:val="nil"/>
            </w:tcBorders>
            <w:tcMar>
              <w:top w:w="0" w:type="dxa"/>
              <w:left w:w="100" w:type="dxa"/>
              <w:bottom w:w="0" w:type="dxa"/>
              <w:right w:w="100" w:type="dxa"/>
            </w:tcMar>
          </w:tcPr>
          <w:p w14:paraId="0812A5C1"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 xml:space="preserve"> </w:t>
            </w:r>
          </w:p>
        </w:tc>
        <w:tc>
          <w:tcPr>
            <w:tcW w:w="1365" w:type="dxa"/>
            <w:tcBorders>
              <w:top w:val="nil"/>
              <w:left w:val="nil"/>
              <w:bottom w:val="nil"/>
              <w:right w:val="nil"/>
            </w:tcBorders>
            <w:tcMar>
              <w:top w:w="0" w:type="dxa"/>
              <w:left w:w="100" w:type="dxa"/>
              <w:bottom w:w="0" w:type="dxa"/>
              <w:right w:w="100" w:type="dxa"/>
            </w:tcMar>
            <w:vAlign w:val="bottom"/>
          </w:tcPr>
          <w:p w14:paraId="4E6D8B32" w14:textId="77777777" w:rsidR="00383583" w:rsidRPr="00AB5A70" w:rsidRDefault="00383583" w:rsidP="00253B60">
            <w:pPr>
              <w:spacing w:before="240" w:after="240"/>
              <w:rPr>
                <w:rFonts w:ascii="Times New Roman" w:eastAsia="Times New Roman" w:hAnsi="Times New Roman" w:cs="Times New Roman"/>
                <w:lang w:val="en-GB"/>
              </w:rPr>
            </w:pPr>
            <w:r w:rsidRPr="00AB5A70">
              <w:rPr>
                <w:rFonts w:ascii="Times New Roman" w:eastAsia="Times New Roman" w:hAnsi="Times New Roman" w:cs="Times New Roman"/>
                <w:lang w:val="en-GB"/>
              </w:rPr>
              <w:t>May 26</w:t>
            </w:r>
          </w:p>
        </w:tc>
        <w:tc>
          <w:tcPr>
            <w:tcW w:w="1455" w:type="dxa"/>
            <w:tcBorders>
              <w:top w:val="nil"/>
              <w:left w:val="nil"/>
              <w:bottom w:val="nil"/>
              <w:right w:val="nil"/>
            </w:tcBorders>
            <w:tcMar>
              <w:top w:w="0" w:type="dxa"/>
              <w:left w:w="100" w:type="dxa"/>
              <w:bottom w:w="0" w:type="dxa"/>
              <w:right w:w="100" w:type="dxa"/>
            </w:tcMar>
            <w:vAlign w:val="bottom"/>
          </w:tcPr>
          <w:p w14:paraId="5B81CBD6"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10.56</w:t>
            </w:r>
          </w:p>
        </w:tc>
        <w:tc>
          <w:tcPr>
            <w:tcW w:w="1740" w:type="dxa"/>
            <w:tcBorders>
              <w:top w:val="nil"/>
              <w:left w:val="nil"/>
              <w:bottom w:val="nil"/>
              <w:right w:val="nil"/>
            </w:tcBorders>
            <w:tcMar>
              <w:top w:w="0" w:type="dxa"/>
              <w:left w:w="100" w:type="dxa"/>
              <w:bottom w:w="0" w:type="dxa"/>
              <w:right w:w="100" w:type="dxa"/>
            </w:tcMar>
            <w:vAlign w:val="bottom"/>
          </w:tcPr>
          <w:p w14:paraId="1D75C64F"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16.80</w:t>
            </w:r>
          </w:p>
        </w:tc>
        <w:tc>
          <w:tcPr>
            <w:tcW w:w="1590" w:type="dxa"/>
            <w:tcBorders>
              <w:top w:val="nil"/>
              <w:left w:val="nil"/>
              <w:bottom w:val="nil"/>
              <w:right w:val="nil"/>
            </w:tcBorders>
            <w:tcMar>
              <w:top w:w="0" w:type="dxa"/>
              <w:left w:w="100" w:type="dxa"/>
              <w:bottom w:w="0" w:type="dxa"/>
              <w:right w:w="100" w:type="dxa"/>
            </w:tcMar>
            <w:vAlign w:val="bottom"/>
          </w:tcPr>
          <w:p w14:paraId="4A4577F3"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3.27</w:t>
            </w:r>
          </w:p>
        </w:tc>
        <w:tc>
          <w:tcPr>
            <w:tcW w:w="1425" w:type="dxa"/>
            <w:tcBorders>
              <w:top w:val="nil"/>
              <w:left w:val="nil"/>
              <w:bottom w:val="nil"/>
              <w:right w:val="nil"/>
            </w:tcBorders>
            <w:tcMar>
              <w:top w:w="0" w:type="dxa"/>
              <w:left w:w="100" w:type="dxa"/>
              <w:bottom w:w="0" w:type="dxa"/>
              <w:right w:w="100" w:type="dxa"/>
            </w:tcMar>
            <w:vAlign w:val="bottom"/>
          </w:tcPr>
          <w:p w14:paraId="66178868"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30.64</w:t>
            </w:r>
          </w:p>
        </w:tc>
      </w:tr>
      <w:tr w:rsidR="00383583" w:rsidRPr="00AB5A70" w14:paraId="19CCA56D" w14:textId="77777777" w:rsidTr="00D91EF9">
        <w:trPr>
          <w:trHeight w:val="285"/>
        </w:trPr>
        <w:tc>
          <w:tcPr>
            <w:tcW w:w="1200" w:type="dxa"/>
            <w:tcBorders>
              <w:top w:val="single" w:sz="6" w:space="0" w:color="000000"/>
              <w:left w:val="nil"/>
              <w:bottom w:val="nil"/>
              <w:right w:val="nil"/>
            </w:tcBorders>
            <w:tcMar>
              <w:top w:w="0" w:type="dxa"/>
              <w:left w:w="100" w:type="dxa"/>
              <w:bottom w:w="0" w:type="dxa"/>
              <w:right w:w="100" w:type="dxa"/>
            </w:tcMar>
          </w:tcPr>
          <w:p w14:paraId="2E9DCBDF"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200</w:t>
            </w:r>
          </w:p>
        </w:tc>
        <w:tc>
          <w:tcPr>
            <w:tcW w:w="1365" w:type="dxa"/>
            <w:tcBorders>
              <w:top w:val="single" w:sz="6" w:space="0" w:color="000000"/>
              <w:left w:val="nil"/>
              <w:bottom w:val="nil"/>
              <w:right w:val="nil"/>
            </w:tcBorders>
            <w:tcMar>
              <w:top w:w="0" w:type="dxa"/>
              <w:left w:w="100" w:type="dxa"/>
              <w:bottom w:w="0" w:type="dxa"/>
              <w:right w:w="100" w:type="dxa"/>
            </w:tcMar>
            <w:vAlign w:val="bottom"/>
          </w:tcPr>
          <w:p w14:paraId="76A30053" w14:textId="77777777" w:rsidR="00383583" w:rsidRPr="00AB5A70" w:rsidRDefault="00383583" w:rsidP="00253B60">
            <w:pPr>
              <w:spacing w:before="240" w:after="240"/>
              <w:rPr>
                <w:rFonts w:ascii="Times New Roman" w:eastAsia="Times New Roman" w:hAnsi="Times New Roman" w:cs="Times New Roman"/>
                <w:lang w:val="en-GB"/>
              </w:rPr>
            </w:pPr>
            <w:r w:rsidRPr="00AB5A70">
              <w:rPr>
                <w:rFonts w:ascii="Times New Roman" w:eastAsia="Times New Roman" w:hAnsi="Times New Roman" w:cs="Times New Roman"/>
                <w:lang w:val="en-GB"/>
              </w:rPr>
              <w:t>May 11</w:t>
            </w:r>
          </w:p>
        </w:tc>
        <w:tc>
          <w:tcPr>
            <w:tcW w:w="1455" w:type="dxa"/>
            <w:tcBorders>
              <w:top w:val="single" w:sz="6" w:space="0" w:color="000000"/>
              <w:left w:val="nil"/>
              <w:bottom w:val="nil"/>
              <w:right w:val="nil"/>
            </w:tcBorders>
            <w:tcMar>
              <w:top w:w="0" w:type="dxa"/>
              <w:left w:w="100" w:type="dxa"/>
              <w:bottom w:w="0" w:type="dxa"/>
              <w:right w:w="100" w:type="dxa"/>
            </w:tcMar>
            <w:vAlign w:val="bottom"/>
          </w:tcPr>
          <w:p w14:paraId="665079F2"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23.59</w:t>
            </w:r>
          </w:p>
        </w:tc>
        <w:tc>
          <w:tcPr>
            <w:tcW w:w="1740" w:type="dxa"/>
            <w:tcBorders>
              <w:top w:val="single" w:sz="6" w:space="0" w:color="000000"/>
              <w:left w:val="nil"/>
              <w:bottom w:val="nil"/>
              <w:right w:val="nil"/>
            </w:tcBorders>
            <w:tcMar>
              <w:top w:w="0" w:type="dxa"/>
              <w:left w:w="100" w:type="dxa"/>
              <w:bottom w:w="0" w:type="dxa"/>
              <w:right w:w="100" w:type="dxa"/>
            </w:tcMar>
            <w:vAlign w:val="bottom"/>
          </w:tcPr>
          <w:p w14:paraId="38631441"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20.30</w:t>
            </w:r>
          </w:p>
        </w:tc>
        <w:tc>
          <w:tcPr>
            <w:tcW w:w="1590" w:type="dxa"/>
            <w:tcBorders>
              <w:top w:val="single" w:sz="6" w:space="0" w:color="000000"/>
              <w:left w:val="nil"/>
              <w:bottom w:val="nil"/>
              <w:right w:val="nil"/>
            </w:tcBorders>
            <w:tcMar>
              <w:top w:w="0" w:type="dxa"/>
              <w:left w:w="100" w:type="dxa"/>
              <w:bottom w:w="0" w:type="dxa"/>
              <w:right w:w="100" w:type="dxa"/>
            </w:tcMar>
            <w:vAlign w:val="bottom"/>
          </w:tcPr>
          <w:p w14:paraId="4C0CC533"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7.31</w:t>
            </w:r>
          </w:p>
        </w:tc>
        <w:tc>
          <w:tcPr>
            <w:tcW w:w="1425" w:type="dxa"/>
            <w:tcBorders>
              <w:top w:val="single" w:sz="6" w:space="0" w:color="000000"/>
              <w:left w:val="nil"/>
              <w:bottom w:val="nil"/>
              <w:right w:val="nil"/>
            </w:tcBorders>
            <w:tcMar>
              <w:top w:w="0" w:type="dxa"/>
              <w:left w:w="100" w:type="dxa"/>
              <w:bottom w:w="0" w:type="dxa"/>
              <w:right w:w="100" w:type="dxa"/>
            </w:tcMar>
            <w:vAlign w:val="bottom"/>
          </w:tcPr>
          <w:p w14:paraId="20F60939"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51.21</w:t>
            </w:r>
          </w:p>
        </w:tc>
      </w:tr>
      <w:tr w:rsidR="00383583" w:rsidRPr="00AB5A70" w14:paraId="31AE231F" w14:textId="77777777" w:rsidTr="00D91EF9">
        <w:trPr>
          <w:trHeight w:val="285"/>
        </w:trPr>
        <w:tc>
          <w:tcPr>
            <w:tcW w:w="1200" w:type="dxa"/>
            <w:tcBorders>
              <w:top w:val="nil"/>
              <w:left w:val="nil"/>
              <w:bottom w:val="nil"/>
              <w:right w:val="nil"/>
            </w:tcBorders>
            <w:tcMar>
              <w:top w:w="0" w:type="dxa"/>
              <w:left w:w="100" w:type="dxa"/>
              <w:bottom w:w="0" w:type="dxa"/>
              <w:right w:w="100" w:type="dxa"/>
            </w:tcMar>
          </w:tcPr>
          <w:p w14:paraId="5AF318A5" w14:textId="77777777" w:rsidR="00383583" w:rsidRPr="00AB5A70" w:rsidRDefault="00383583" w:rsidP="00253B60">
            <w:pPr>
              <w:spacing w:before="240" w:after="240"/>
              <w:rPr>
                <w:rFonts w:ascii="Times New Roman" w:eastAsia="Times New Roman" w:hAnsi="Times New Roman" w:cs="Times New Roman"/>
                <w:lang w:val="en-GB"/>
              </w:rPr>
            </w:pPr>
            <w:r w:rsidRPr="00AB5A70">
              <w:rPr>
                <w:rFonts w:ascii="Times New Roman" w:eastAsia="Times New Roman" w:hAnsi="Times New Roman" w:cs="Times New Roman"/>
                <w:lang w:val="en-GB"/>
              </w:rPr>
              <w:t xml:space="preserve"> </w:t>
            </w:r>
          </w:p>
        </w:tc>
        <w:tc>
          <w:tcPr>
            <w:tcW w:w="1365" w:type="dxa"/>
            <w:tcBorders>
              <w:top w:val="nil"/>
              <w:left w:val="nil"/>
              <w:bottom w:val="nil"/>
              <w:right w:val="nil"/>
            </w:tcBorders>
            <w:tcMar>
              <w:top w:w="0" w:type="dxa"/>
              <w:left w:w="100" w:type="dxa"/>
              <w:bottom w:w="0" w:type="dxa"/>
              <w:right w:w="100" w:type="dxa"/>
            </w:tcMar>
            <w:vAlign w:val="bottom"/>
          </w:tcPr>
          <w:p w14:paraId="3B0547CF" w14:textId="77777777" w:rsidR="00383583" w:rsidRPr="00AB5A70" w:rsidRDefault="00383583" w:rsidP="00253B60">
            <w:pPr>
              <w:spacing w:before="240" w:after="240"/>
              <w:rPr>
                <w:rFonts w:ascii="Times New Roman" w:eastAsia="Times New Roman" w:hAnsi="Times New Roman" w:cs="Times New Roman"/>
                <w:lang w:val="en-GB"/>
              </w:rPr>
            </w:pPr>
            <w:r w:rsidRPr="00AB5A70">
              <w:rPr>
                <w:rFonts w:ascii="Times New Roman" w:eastAsia="Times New Roman" w:hAnsi="Times New Roman" w:cs="Times New Roman"/>
                <w:lang w:val="en-GB"/>
              </w:rPr>
              <w:t>May 17</w:t>
            </w:r>
          </w:p>
        </w:tc>
        <w:tc>
          <w:tcPr>
            <w:tcW w:w="1455" w:type="dxa"/>
            <w:tcBorders>
              <w:top w:val="nil"/>
              <w:left w:val="nil"/>
              <w:bottom w:val="nil"/>
              <w:right w:val="nil"/>
            </w:tcBorders>
            <w:tcMar>
              <w:top w:w="0" w:type="dxa"/>
              <w:left w:w="100" w:type="dxa"/>
              <w:bottom w:w="0" w:type="dxa"/>
              <w:right w:w="100" w:type="dxa"/>
            </w:tcMar>
            <w:vAlign w:val="bottom"/>
          </w:tcPr>
          <w:p w14:paraId="54A0B02E"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31.71</w:t>
            </w:r>
          </w:p>
        </w:tc>
        <w:tc>
          <w:tcPr>
            <w:tcW w:w="1740" w:type="dxa"/>
            <w:tcBorders>
              <w:top w:val="nil"/>
              <w:left w:val="nil"/>
              <w:bottom w:val="nil"/>
              <w:right w:val="nil"/>
            </w:tcBorders>
            <w:tcMar>
              <w:top w:w="0" w:type="dxa"/>
              <w:left w:w="100" w:type="dxa"/>
              <w:bottom w:w="0" w:type="dxa"/>
              <w:right w:w="100" w:type="dxa"/>
            </w:tcMar>
            <w:vAlign w:val="bottom"/>
          </w:tcPr>
          <w:p w14:paraId="3393C8B3"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27.87</w:t>
            </w:r>
          </w:p>
        </w:tc>
        <w:tc>
          <w:tcPr>
            <w:tcW w:w="1590" w:type="dxa"/>
            <w:tcBorders>
              <w:top w:val="nil"/>
              <w:left w:val="nil"/>
              <w:bottom w:val="nil"/>
              <w:right w:val="nil"/>
            </w:tcBorders>
            <w:tcMar>
              <w:top w:w="0" w:type="dxa"/>
              <w:left w:w="100" w:type="dxa"/>
              <w:bottom w:w="0" w:type="dxa"/>
              <w:right w:w="100" w:type="dxa"/>
            </w:tcMar>
            <w:vAlign w:val="bottom"/>
          </w:tcPr>
          <w:p w14:paraId="47875BC2"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9.83</w:t>
            </w:r>
          </w:p>
        </w:tc>
        <w:tc>
          <w:tcPr>
            <w:tcW w:w="1425" w:type="dxa"/>
            <w:tcBorders>
              <w:top w:val="nil"/>
              <w:left w:val="nil"/>
              <w:bottom w:val="nil"/>
              <w:right w:val="nil"/>
            </w:tcBorders>
            <w:tcMar>
              <w:top w:w="0" w:type="dxa"/>
              <w:left w:w="100" w:type="dxa"/>
              <w:bottom w:w="0" w:type="dxa"/>
              <w:right w:w="100" w:type="dxa"/>
            </w:tcMar>
            <w:vAlign w:val="bottom"/>
          </w:tcPr>
          <w:p w14:paraId="2ED80E6C"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69.40</w:t>
            </w:r>
          </w:p>
        </w:tc>
      </w:tr>
      <w:tr w:rsidR="00383583" w:rsidRPr="00AB5A70" w14:paraId="0B39FFD7" w14:textId="77777777" w:rsidTr="00D91EF9">
        <w:trPr>
          <w:trHeight w:val="285"/>
        </w:trPr>
        <w:tc>
          <w:tcPr>
            <w:tcW w:w="1200" w:type="dxa"/>
            <w:tcBorders>
              <w:top w:val="nil"/>
              <w:left w:val="nil"/>
              <w:bottom w:val="nil"/>
              <w:right w:val="nil"/>
            </w:tcBorders>
            <w:tcMar>
              <w:top w:w="0" w:type="dxa"/>
              <w:left w:w="100" w:type="dxa"/>
              <w:bottom w:w="0" w:type="dxa"/>
              <w:right w:w="100" w:type="dxa"/>
            </w:tcMar>
          </w:tcPr>
          <w:p w14:paraId="00862698" w14:textId="77777777" w:rsidR="00383583" w:rsidRPr="00AB5A70" w:rsidRDefault="00383583" w:rsidP="00253B60">
            <w:pPr>
              <w:spacing w:before="240" w:after="240"/>
              <w:rPr>
                <w:rFonts w:ascii="Times New Roman" w:eastAsia="Times New Roman" w:hAnsi="Times New Roman" w:cs="Times New Roman"/>
                <w:lang w:val="en-GB"/>
              </w:rPr>
            </w:pPr>
            <w:r w:rsidRPr="00AB5A70">
              <w:rPr>
                <w:rFonts w:ascii="Times New Roman" w:eastAsia="Times New Roman" w:hAnsi="Times New Roman" w:cs="Times New Roman"/>
                <w:lang w:val="en-GB"/>
              </w:rPr>
              <w:t xml:space="preserve"> </w:t>
            </w:r>
          </w:p>
        </w:tc>
        <w:tc>
          <w:tcPr>
            <w:tcW w:w="1365" w:type="dxa"/>
            <w:tcBorders>
              <w:top w:val="nil"/>
              <w:left w:val="nil"/>
              <w:bottom w:val="nil"/>
              <w:right w:val="nil"/>
            </w:tcBorders>
            <w:tcMar>
              <w:top w:w="0" w:type="dxa"/>
              <w:left w:w="100" w:type="dxa"/>
              <w:bottom w:w="0" w:type="dxa"/>
              <w:right w:w="100" w:type="dxa"/>
            </w:tcMar>
            <w:vAlign w:val="bottom"/>
          </w:tcPr>
          <w:p w14:paraId="35834FE3" w14:textId="77777777" w:rsidR="00383583" w:rsidRPr="00AB5A70" w:rsidRDefault="00383583" w:rsidP="00253B60">
            <w:pPr>
              <w:spacing w:before="240" w:after="240"/>
              <w:rPr>
                <w:rFonts w:ascii="Times New Roman" w:eastAsia="Times New Roman" w:hAnsi="Times New Roman" w:cs="Times New Roman"/>
                <w:lang w:val="en-GB"/>
              </w:rPr>
            </w:pPr>
            <w:r w:rsidRPr="00AB5A70">
              <w:rPr>
                <w:rFonts w:ascii="Times New Roman" w:eastAsia="Times New Roman" w:hAnsi="Times New Roman" w:cs="Times New Roman"/>
                <w:lang w:val="en-GB"/>
              </w:rPr>
              <w:t>May 26</w:t>
            </w:r>
          </w:p>
        </w:tc>
        <w:tc>
          <w:tcPr>
            <w:tcW w:w="1455" w:type="dxa"/>
            <w:tcBorders>
              <w:top w:val="nil"/>
              <w:left w:val="nil"/>
              <w:bottom w:val="nil"/>
              <w:right w:val="nil"/>
            </w:tcBorders>
            <w:tcMar>
              <w:top w:w="0" w:type="dxa"/>
              <w:left w:w="100" w:type="dxa"/>
              <w:bottom w:w="0" w:type="dxa"/>
              <w:right w:w="100" w:type="dxa"/>
            </w:tcMar>
            <w:vAlign w:val="bottom"/>
          </w:tcPr>
          <w:p w14:paraId="099C99ED"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33.18</w:t>
            </w:r>
          </w:p>
        </w:tc>
        <w:tc>
          <w:tcPr>
            <w:tcW w:w="1740" w:type="dxa"/>
            <w:tcBorders>
              <w:top w:val="nil"/>
              <w:left w:val="nil"/>
              <w:bottom w:val="nil"/>
              <w:right w:val="nil"/>
            </w:tcBorders>
            <w:tcMar>
              <w:top w:w="0" w:type="dxa"/>
              <w:left w:w="100" w:type="dxa"/>
              <w:bottom w:w="0" w:type="dxa"/>
              <w:right w:w="100" w:type="dxa"/>
            </w:tcMar>
            <w:vAlign w:val="bottom"/>
          </w:tcPr>
          <w:p w14:paraId="57C9CB99"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28.75</w:t>
            </w:r>
          </w:p>
        </w:tc>
        <w:tc>
          <w:tcPr>
            <w:tcW w:w="1590" w:type="dxa"/>
            <w:tcBorders>
              <w:top w:val="nil"/>
              <w:left w:val="nil"/>
              <w:bottom w:val="nil"/>
              <w:right w:val="nil"/>
            </w:tcBorders>
            <w:tcMar>
              <w:top w:w="0" w:type="dxa"/>
              <w:left w:w="100" w:type="dxa"/>
              <w:bottom w:w="0" w:type="dxa"/>
              <w:right w:w="100" w:type="dxa"/>
            </w:tcMar>
            <w:vAlign w:val="bottom"/>
          </w:tcPr>
          <w:p w14:paraId="739496C1"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10.28</w:t>
            </w:r>
          </w:p>
        </w:tc>
        <w:tc>
          <w:tcPr>
            <w:tcW w:w="1425" w:type="dxa"/>
            <w:tcBorders>
              <w:top w:val="nil"/>
              <w:left w:val="nil"/>
              <w:bottom w:val="nil"/>
              <w:right w:val="nil"/>
            </w:tcBorders>
            <w:tcMar>
              <w:top w:w="0" w:type="dxa"/>
              <w:left w:w="100" w:type="dxa"/>
              <w:bottom w:w="0" w:type="dxa"/>
              <w:right w:w="100" w:type="dxa"/>
            </w:tcMar>
            <w:vAlign w:val="bottom"/>
          </w:tcPr>
          <w:p w14:paraId="266852B7"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72.21</w:t>
            </w:r>
          </w:p>
        </w:tc>
      </w:tr>
    </w:tbl>
    <w:p w14:paraId="4B1887EA" w14:textId="7FDD178C" w:rsidR="00383583" w:rsidRPr="007565DC" w:rsidRDefault="00383583" w:rsidP="00F57934">
      <w:pPr>
        <w:spacing w:before="240" w:after="240" w:line="480" w:lineRule="auto"/>
        <w:rPr>
          <w:rFonts w:ascii="Times New Roman" w:eastAsia="Times New Roman" w:hAnsi="Times New Roman" w:cs="Times New Roman"/>
          <w:b/>
          <w:bCs/>
          <w:lang w:val="en-GB"/>
        </w:rPr>
      </w:pPr>
      <w:r w:rsidRPr="007565DC">
        <w:rPr>
          <w:rFonts w:ascii="Times New Roman" w:eastAsia="Times New Roman" w:hAnsi="Times New Roman" w:cs="Times New Roman"/>
          <w:b/>
          <w:bCs/>
          <w:lang w:val="en-GB"/>
        </w:rPr>
        <w:t>Appendix H. MOCNESS-1 and MOCNESS-10 flow</w:t>
      </w:r>
      <w:r w:rsidR="00F513CA">
        <w:rPr>
          <w:rFonts w:ascii="Times New Roman" w:eastAsia="Times New Roman" w:hAnsi="Times New Roman" w:cs="Times New Roman"/>
          <w:b/>
          <w:bCs/>
          <w:lang w:val="en-GB"/>
        </w:rPr>
        <w:t xml:space="preserve"> </w:t>
      </w:r>
      <w:r w:rsidRPr="007565DC">
        <w:rPr>
          <w:rFonts w:ascii="Times New Roman" w:eastAsia="Times New Roman" w:hAnsi="Times New Roman" w:cs="Times New Roman"/>
          <w:b/>
          <w:bCs/>
          <w:lang w:val="en-GB"/>
        </w:rPr>
        <w:t>meter calibration</w:t>
      </w:r>
      <w:r w:rsidR="000973EE">
        <w:rPr>
          <w:rFonts w:ascii="Times New Roman" w:eastAsia="Times New Roman" w:hAnsi="Times New Roman" w:cs="Times New Roman"/>
          <w:b/>
          <w:bCs/>
          <w:lang w:val="en-GB"/>
        </w:rPr>
        <w:t xml:space="preserve"> information</w:t>
      </w:r>
    </w:p>
    <w:p w14:paraId="0722E751" w14:textId="2F749BD9" w:rsidR="00383583" w:rsidRPr="00AB5A70" w:rsidRDefault="00383583" w:rsidP="00F57934">
      <w:pPr>
        <w:spacing w:before="240" w:after="240" w:line="480" w:lineRule="auto"/>
        <w:rPr>
          <w:rFonts w:ascii="Times New Roman" w:eastAsia="Times New Roman" w:hAnsi="Times New Roman" w:cs="Times New Roman"/>
          <w:highlight w:val="white"/>
          <w:lang w:val="en-GB"/>
        </w:rPr>
      </w:pPr>
      <w:r w:rsidRPr="00AB5A70">
        <w:rPr>
          <w:rFonts w:ascii="Times New Roman" w:eastAsia="Times New Roman" w:hAnsi="Times New Roman" w:cs="Times New Roman"/>
          <w:highlight w:val="white"/>
          <w:lang w:val="en-GB"/>
        </w:rPr>
        <w:t xml:space="preserve">For the larger MOCNESS-10 on the </w:t>
      </w:r>
      <w:r w:rsidRPr="00AB5A70">
        <w:rPr>
          <w:rFonts w:ascii="Times New Roman" w:eastAsia="Times New Roman" w:hAnsi="Times New Roman" w:cs="Times New Roman"/>
          <w:i/>
          <w:highlight w:val="white"/>
          <w:lang w:val="en-GB"/>
        </w:rPr>
        <w:t>R/V Sarmiento de Gamboa</w:t>
      </w:r>
      <w:r w:rsidRPr="00AB5A70">
        <w:rPr>
          <w:rFonts w:ascii="Times New Roman" w:eastAsia="Times New Roman" w:hAnsi="Times New Roman" w:cs="Times New Roman"/>
          <w:highlight w:val="white"/>
          <w:lang w:val="en-GB"/>
        </w:rPr>
        <w:t>, the original MOCNESS software and flow</w:t>
      </w:r>
      <w:r w:rsidR="00F513CA">
        <w:rPr>
          <w:rFonts w:ascii="Times New Roman" w:eastAsia="Times New Roman" w:hAnsi="Times New Roman" w:cs="Times New Roman"/>
          <w:highlight w:val="white"/>
          <w:lang w:val="en-GB"/>
        </w:rPr>
        <w:t xml:space="preserve"> </w:t>
      </w:r>
      <w:r w:rsidRPr="00AB5A70">
        <w:rPr>
          <w:rFonts w:ascii="Times New Roman" w:eastAsia="Times New Roman" w:hAnsi="Times New Roman" w:cs="Times New Roman"/>
          <w:highlight w:val="white"/>
          <w:lang w:val="en-GB"/>
        </w:rPr>
        <w:t>meter was used (Biological Environmental Sampling Systems, BESS, Falmouth, MA). The flow</w:t>
      </w:r>
      <w:r w:rsidR="00F513CA">
        <w:rPr>
          <w:rFonts w:ascii="Times New Roman" w:eastAsia="Times New Roman" w:hAnsi="Times New Roman" w:cs="Times New Roman"/>
          <w:highlight w:val="white"/>
          <w:lang w:val="en-GB"/>
        </w:rPr>
        <w:t xml:space="preserve"> </w:t>
      </w:r>
      <w:r w:rsidRPr="00AB5A70">
        <w:rPr>
          <w:rFonts w:ascii="Times New Roman" w:eastAsia="Times New Roman" w:hAnsi="Times New Roman" w:cs="Times New Roman"/>
          <w:highlight w:val="white"/>
          <w:lang w:val="en-GB"/>
        </w:rPr>
        <w:t xml:space="preserve">meter calibration factor, which is used by the BESS software to calculate volume filtered by each net on the MOCNESS-10, was determined as follows at the start of this cruise (before the first </w:t>
      </w:r>
      <w:proofErr w:type="spellStart"/>
      <w:r w:rsidRPr="00AB5A70">
        <w:rPr>
          <w:rFonts w:ascii="Times New Roman" w:eastAsia="Times New Roman" w:hAnsi="Times New Roman" w:cs="Times New Roman"/>
          <w:highlight w:val="white"/>
          <w:lang w:val="en-GB"/>
        </w:rPr>
        <w:t>tow</w:t>
      </w:r>
      <w:proofErr w:type="spellEnd"/>
      <w:r w:rsidRPr="00AB5A70">
        <w:rPr>
          <w:rFonts w:ascii="Times New Roman" w:eastAsia="Times New Roman" w:hAnsi="Times New Roman" w:cs="Times New Roman"/>
          <w:highlight w:val="white"/>
          <w:lang w:val="en-GB"/>
        </w:rPr>
        <w:t xml:space="preserve"> used to estimate fish biomass). The MOCNESS-10 was towed near the sea surface in a straight line with Net 1 open for 1 nautical mile (nm) and the number of flow</w:t>
      </w:r>
      <w:r w:rsidR="00F513CA">
        <w:rPr>
          <w:rFonts w:ascii="Times New Roman" w:eastAsia="Times New Roman" w:hAnsi="Times New Roman" w:cs="Times New Roman"/>
          <w:highlight w:val="white"/>
          <w:lang w:val="en-GB"/>
        </w:rPr>
        <w:t xml:space="preserve"> </w:t>
      </w:r>
      <w:r w:rsidRPr="00AB5A70">
        <w:rPr>
          <w:rFonts w:ascii="Times New Roman" w:eastAsia="Times New Roman" w:hAnsi="Times New Roman" w:cs="Times New Roman"/>
          <w:highlight w:val="white"/>
          <w:lang w:val="en-GB"/>
        </w:rPr>
        <w:t>meter counts was recorded. To account for the effect of any water currents on the resulting flow</w:t>
      </w:r>
      <w:r w:rsidR="00F513CA">
        <w:rPr>
          <w:rFonts w:ascii="Times New Roman" w:eastAsia="Times New Roman" w:hAnsi="Times New Roman" w:cs="Times New Roman"/>
          <w:highlight w:val="white"/>
          <w:lang w:val="en-GB"/>
        </w:rPr>
        <w:t xml:space="preserve"> </w:t>
      </w:r>
      <w:r w:rsidRPr="00AB5A70">
        <w:rPr>
          <w:rFonts w:ascii="Times New Roman" w:eastAsia="Times New Roman" w:hAnsi="Times New Roman" w:cs="Times New Roman"/>
          <w:highlight w:val="white"/>
          <w:lang w:val="en-GB"/>
        </w:rPr>
        <w:t xml:space="preserve">meter counts per meter travelled, this protocol was then repeated after the ship turned 180 degrees. During the turn, Net 1 was </w:t>
      </w:r>
      <w:proofErr w:type="gramStart"/>
      <w:r w:rsidRPr="00AB5A70">
        <w:rPr>
          <w:rFonts w:ascii="Times New Roman" w:eastAsia="Times New Roman" w:hAnsi="Times New Roman" w:cs="Times New Roman"/>
          <w:highlight w:val="white"/>
          <w:lang w:val="en-GB"/>
        </w:rPr>
        <w:t>closed</w:t>
      </w:r>
      <w:proofErr w:type="gramEnd"/>
      <w:r w:rsidRPr="00AB5A70">
        <w:rPr>
          <w:rFonts w:ascii="Times New Roman" w:eastAsia="Times New Roman" w:hAnsi="Times New Roman" w:cs="Times New Roman"/>
          <w:highlight w:val="white"/>
          <w:lang w:val="en-GB"/>
        </w:rPr>
        <w:t xml:space="preserve"> and Net 2 was opened. After the turn was </w:t>
      </w:r>
      <w:r w:rsidRPr="00AB5A70">
        <w:rPr>
          <w:rFonts w:ascii="Times New Roman" w:eastAsia="Times New Roman" w:hAnsi="Times New Roman" w:cs="Times New Roman"/>
          <w:highlight w:val="white"/>
          <w:lang w:val="en-GB"/>
        </w:rPr>
        <w:lastRenderedPageBreak/>
        <w:t xml:space="preserve">complete, Net 2 was </w:t>
      </w:r>
      <w:proofErr w:type="gramStart"/>
      <w:r w:rsidRPr="00AB5A70">
        <w:rPr>
          <w:rFonts w:ascii="Times New Roman" w:eastAsia="Times New Roman" w:hAnsi="Times New Roman" w:cs="Times New Roman"/>
          <w:highlight w:val="white"/>
          <w:lang w:val="en-GB"/>
        </w:rPr>
        <w:t>closed</w:t>
      </w:r>
      <w:proofErr w:type="gramEnd"/>
      <w:r w:rsidRPr="00AB5A70">
        <w:rPr>
          <w:rFonts w:ascii="Times New Roman" w:eastAsia="Times New Roman" w:hAnsi="Times New Roman" w:cs="Times New Roman"/>
          <w:highlight w:val="white"/>
          <w:lang w:val="en-GB"/>
        </w:rPr>
        <w:t xml:space="preserve"> and Net 3 was opened to obtain a second flow</w:t>
      </w:r>
      <w:r w:rsidR="00F513CA">
        <w:rPr>
          <w:rFonts w:ascii="Times New Roman" w:eastAsia="Times New Roman" w:hAnsi="Times New Roman" w:cs="Times New Roman"/>
          <w:highlight w:val="white"/>
          <w:lang w:val="en-GB"/>
        </w:rPr>
        <w:t xml:space="preserve"> </w:t>
      </w:r>
      <w:r w:rsidRPr="00AB5A70">
        <w:rPr>
          <w:rFonts w:ascii="Times New Roman" w:eastAsia="Times New Roman" w:hAnsi="Times New Roman" w:cs="Times New Roman"/>
          <w:highlight w:val="white"/>
          <w:lang w:val="en-GB"/>
        </w:rPr>
        <w:t>meter count per meter travelled in the opposite direction for 1 nm. The final flow</w:t>
      </w:r>
      <w:r w:rsidR="00F513CA">
        <w:rPr>
          <w:rFonts w:ascii="Times New Roman" w:eastAsia="Times New Roman" w:hAnsi="Times New Roman" w:cs="Times New Roman"/>
          <w:highlight w:val="white"/>
          <w:lang w:val="en-GB"/>
        </w:rPr>
        <w:t xml:space="preserve"> </w:t>
      </w:r>
      <w:r w:rsidRPr="00AB5A70">
        <w:rPr>
          <w:rFonts w:ascii="Times New Roman" w:eastAsia="Times New Roman" w:hAnsi="Times New Roman" w:cs="Times New Roman"/>
          <w:highlight w:val="white"/>
          <w:lang w:val="en-GB"/>
        </w:rPr>
        <w:t xml:space="preserve">meter calibration factor of 4.63 </w:t>
      </w:r>
      <w:r w:rsidR="0030236C">
        <w:rPr>
          <w:rFonts w:ascii="Times New Roman" w:eastAsia="Times New Roman" w:hAnsi="Times New Roman" w:cs="Times New Roman"/>
          <w:highlight w:val="white"/>
          <w:lang w:val="en-GB"/>
        </w:rPr>
        <w:t>meters</w:t>
      </w:r>
      <w:r w:rsidRPr="00AB5A70">
        <w:rPr>
          <w:rFonts w:ascii="Times New Roman" w:eastAsia="Times New Roman" w:hAnsi="Times New Roman" w:cs="Times New Roman"/>
          <w:highlight w:val="white"/>
          <w:lang w:val="en-GB"/>
        </w:rPr>
        <w:t xml:space="preserve"> per </w:t>
      </w:r>
      <w:r w:rsidR="0030236C">
        <w:rPr>
          <w:rFonts w:ascii="Times New Roman" w:eastAsia="Times New Roman" w:hAnsi="Times New Roman" w:cs="Times New Roman"/>
          <w:highlight w:val="white"/>
          <w:lang w:val="en-GB"/>
        </w:rPr>
        <w:t>flow</w:t>
      </w:r>
      <w:r w:rsidR="00F513CA">
        <w:rPr>
          <w:rFonts w:ascii="Times New Roman" w:eastAsia="Times New Roman" w:hAnsi="Times New Roman" w:cs="Times New Roman"/>
          <w:highlight w:val="white"/>
          <w:lang w:val="en-GB"/>
        </w:rPr>
        <w:t xml:space="preserve"> </w:t>
      </w:r>
      <w:r w:rsidR="0030236C">
        <w:rPr>
          <w:rFonts w:ascii="Times New Roman" w:eastAsia="Times New Roman" w:hAnsi="Times New Roman" w:cs="Times New Roman"/>
          <w:highlight w:val="white"/>
          <w:lang w:val="en-GB"/>
        </w:rPr>
        <w:t>meter count</w:t>
      </w:r>
      <w:r w:rsidRPr="00AB5A70">
        <w:rPr>
          <w:rFonts w:ascii="Times New Roman" w:eastAsia="Times New Roman" w:hAnsi="Times New Roman" w:cs="Times New Roman"/>
          <w:highlight w:val="white"/>
          <w:lang w:val="en-GB"/>
        </w:rPr>
        <w:t xml:space="preserve"> was calculated as 1852/400, where 1852 converted from nautical miles to meters and 400 was the average flow</w:t>
      </w:r>
      <w:r w:rsidR="00F513CA">
        <w:rPr>
          <w:rFonts w:ascii="Times New Roman" w:eastAsia="Times New Roman" w:hAnsi="Times New Roman" w:cs="Times New Roman"/>
          <w:highlight w:val="white"/>
          <w:lang w:val="en-GB"/>
        </w:rPr>
        <w:t xml:space="preserve"> </w:t>
      </w:r>
      <w:r w:rsidRPr="00AB5A70">
        <w:rPr>
          <w:rFonts w:ascii="Times New Roman" w:eastAsia="Times New Roman" w:hAnsi="Times New Roman" w:cs="Times New Roman"/>
          <w:highlight w:val="white"/>
          <w:lang w:val="en-GB"/>
        </w:rPr>
        <w:t xml:space="preserve">meter count (363 counts per </w:t>
      </w:r>
      <w:r w:rsidR="0030236C">
        <w:rPr>
          <w:rFonts w:ascii="Times New Roman" w:eastAsia="Times New Roman" w:hAnsi="Times New Roman" w:cs="Times New Roman"/>
          <w:highlight w:val="white"/>
          <w:lang w:val="en-GB"/>
        </w:rPr>
        <w:t>nautical mile</w:t>
      </w:r>
      <w:r w:rsidRPr="00AB5A70">
        <w:rPr>
          <w:rFonts w:ascii="Times New Roman" w:eastAsia="Times New Roman" w:hAnsi="Times New Roman" w:cs="Times New Roman"/>
          <w:highlight w:val="white"/>
          <w:lang w:val="en-GB"/>
        </w:rPr>
        <w:t xml:space="preserve"> in the first direction and 437 counts per </w:t>
      </w:r>
      <w:r w:rsidR="0030236C">
        <w:rPr>
          <w:rFonts w:ascii="Times New Roman" w:eastAsia="Times New Roman" w:hAnsi="Times New Roman" w:cs="Times New Roman"/>
          <w:highlight w:val="white"/>
          <w:lang w:val="en-GB"/>
        </w:rPr>
        <w:t>nautical mile</w:t>
      </w:r>
      <w:r w:rsidR="0030236C" w:rsidRPr="00AB5A70">
        <w:rPr>
          <w:rFonts w:ascii="Times New Roman" w:eastAsia="Times New Roman" w:hAnsi="Times New Roman" w:cs="Times New Roman"/>
          <w:highlight w:val="white"/>
          <w:lang w:val="en-GB"/>
        </w:rPr>
        <w:t xml:space="preserve"> </w:t>
      </w:r>
      <w:r w:rsidRPr="00AB5A70">
        <w:rPr>
          <w:rFonts w:ascii="Times New Roman" w:eastAsia="Times New Roman" w:hAnsi="Times New Roman" w:cs="Times New Roman"/>
          <w:highlight w:val="white"/>
          <w:lang w:val="en-GB"/>
        </w:rPr>
        <w:t xml:space="preserve">in the opposite direction). </w:t>
      </w:r>
    </w:p>
    <w:p w14:paraId="0042912F" w14:textId="238845F4" w:rsidR="004E4A9B" w:rsidRDefault="00383583" w:rsidP="00F57934">
      <w:pPr>
        <w:spacing w:before="240" w:after="240" w:line="480" w:lineRule="auto"/>
        <w:rPr>
          <w:rFonts w:ascii="Times New Roman" w:eastAsia="Times New Roman" w:hAnsi="Times New Roman" w:cs="Times New Roman"/>
          <w:i/>
          <w:iCs/>
          <w:noProof/>
          <w:lang w:val="en-GB"/>
          <w14:ligatures w14:val="standardContextual"/>
        </w:rPr>
      </w:pPr>
      <w:r w:rsidRPr="00AB5A70">
        <w:rPr>
          <w:rFonts w:ascii="Times New Roman" w:eastAsia="Times New Roman" w:hAnsi="Times New Roman" w:cs="Times New Roman"/>
          <w:highlight w:val="white"/>
          <w:lang w:val="en-GB"/>
        </w:rPr>
        <w:t xml:space="preserve">For the smaller MOCNESS-1 on the </w:t>
      </w:r>
      <w:r w:rsidRPr="00AB5A70">
        <w:rPr>
          <w:rFonts w:ascii="Times New Roman" w:eastAsia="Times New Roman" w:hAnsi="Times New Roman" w:cs="Times New Roman"/>
          <w:i/>
          <w:highlight w:val="white"/>
          <w:lang w:val="en-GB"/>
        </w:rPr>
        <w:t>RRS James Cook</w:t>
      </w:r>
      <w:r w:rsidRPr="00AB5A70">
        <w:rPr>
          <w:rFonts w:ascii="Times New Roman" w:eastAsia="Times New Roman" w:hAnsi="Times New Roman" w:cs="Times New Roman"/>
          <w:highlight w:val="white"/>
          <w:lang w:val="en-GB"/>
        </w:rPr>
        <w:t>, the Scripps Institution of Oceanography’s MOCNESS software</w:t>
      </w:r>
      <w:r w:rsidR="002B3C14">
        <w:rPr>
          <w:rFonts w:ascii="Times New Roman" w:eastAsia="Times New Roman" w:hAnsi="Times New Roman" w:cs="Times New Roman"/>
          <w:highlight w:val="white"/>
          <w:lang w:val="en-GB"/>
        </w:rPr>
        <w:t xml:space="preserve"> (either version 1.00g or 1.00e) </w:t>
      </w:r>
      <w:r w:rsidRPr="00AB5A70">
        <w:rPr>
          <w:rFonts w:ascii="Times New Roman" w:eastAsia="Times New Roman" w:hAnsi="Times New Roman" w:cs="Times New Roman"/>
          <w:highlight w:val="white"/>
          <w:lang w:val="en-GB"/>
        </w:rPr>
        <w:t>was used with a pre-calibrated flow</w:t>
      </w:r>
      <w:r w:rsidR="00F513CA">
        <w:rPr>
          <w:rFonts w:ascii="Times New Roman" w:eastAsia="Times New Roman" w:hAnsi="Times New Roman" w:cs="Times New Roman"/>
          <w:highlight w:val="white"/>
          <w:lang w:val="en-GB"/>
        </w:rPr>
        <w:t xml:space="preserve"> </w:t>
      </w:r>
      <w:r w:rsidRPr="00AB5A70">
        <w:rPr>
          <w:rFonts w:ascii="Times New Roman" w:eastAsia="Times New Roman" w:hAnsi="Times New Roman" w:cs="Times New Roman"/>
          <w:highlight w:val="white"/>
          <w:lang w:val="en-GB"/>
        </w:rPr>
        <w:t>meter (</w:t>
      </w:r>
      <w:proofErr w:type="spellStart"/>
      <w:r w:rsidRPr="00AB5A70">
        <w:rPr>
          <w:rFonts w:ascii="Times New Roman" w:eastAsia="Times New Roman" w:hAnsi="Times New Roman" w:cs="Times New Roman"/>
          <w:highlight w:val="white"/>
          <w:lang w:val="en-GB"/>
        </w:rPr>
        <w:t>Hydrobios</w:t>
      </w:r>
      <w:proofErr w:type="spellEnd"/>
      <w:r w:rsidRPr="00AB5A70">
        <w:rPr>
          <w:rFonts w:ascii="Times New Roman" w:eastAsia="Times New Roman" w:hAnsi="Times New Roman" w:cs="Times New Roman"/>
          <w:highlight w:val="white"/>
          <w:lang w:val="en-GB"/>
        </w:rPr>
        <w:t xml:space="preserve"> 3) with a calibration factor of 4.136. </w:t>
      </w:r>
      <w:r w:rsidR="00081F15">
        <w:rPr>
          <w:rFonts w:ascii="Times New Roman" w:eastAsia="Times New Roman" w:hAnsi="Times New Roman" w:cs="Times New Roman"/>
          <w:lang w:val="en-GB"/>
        </w:rPr>
        <w:t>Due to uncertainty in this calibration factor, and that flow</w:t>
      </w:r>
      <w:r w:rsidR="00F513CA">
        <w:rPr>
          <w:rFonts w:ascii="Times New Roman" w:eastAsia="Times New Roman" w:hAnsi="Times New Roman" w:cs="Times New Roman"/>
          <w:lang w:val="en-GB"/>
        </w:rPr>
        <w:t xml:space="preserve"> </w:t>
      </w:r>
      <w:r w:rsidR="00081F15">
        <w:rPr>
          <w:rFonts w:ascii="Times New Roman" w:eastAsia="Times New Roman" w:hAnsi="Times New Roman" w:cs="Times New Roman"/>
          <w:lang w:val="en-GB"/>
        </w:rPr>
        <w:t xml:space="preserve">meter calibration factors </w:t>
      </w:r>
      <w:r w:rsidR="00C2658B">
        <w:rPr>
          <w:rFonts w:ascii="Times New Roman" w:eastAsia="Times New Roman" w:hAnsi="Times New Roman" w:cs="Times New Roman"/>
          <w:lang w:val="en-GB"/>
        </w:rPr>
        <w:t xml:space="preserve">can </w:t>
      </w:r>
      <w:r w:rsidR="00081F15">
        <w:rPr>
          <w:rFonts w:ascii="Times New Roman" w:eastAsia="Times New Roman" w:hAnsi="Times New Roman" w:cs="Times New Roman"/>
          <w:lang w:val="en-GB"/>
        </w:rPr>
        <w:t xml:space="preserve">vary from </w:t>
      </w:r>
      <w:r w:rsidR="00E7105A">
        <w:rPr>
          <w:rFonts w:ascii="Times New Roman" w:eastAsia="Times New Roman" w:hAnsi="Times New Roman" w:cs="Times New Roman"/>
          <w:lang w:val="en-GB"/>
        </w:rPr>
        <w:t>~</w:t>
      </w:r>
      <w:r w:rsidR="00081F15">
        <w:rPr>
          <w:rFonts w:ascii="Times New Roman" w:eastAsia="Times New Roman" w:hAnsi="Times New Roman" w:cs="Times New Roman"/>
          <w:lang w:val="en-GB"/>
        </w:rPr>
        <w:t>4 to 6</w:t>
      </w:r>
      <w:r w:rsidR="002B3C14">
        <w:rPr>
          <w:rFonts w:ascii="Times New Roman" w:eastAsia="Times New Roman" w:hAnsi="Times New Roman" w:cs="Times New Roman"/>
          <w:lang w:val="en-GB"/>
        </w:rPr>
        <w:t xml:space="preserve"> </w:t>
      </w:r>
      <w:r w:rsidR="00C2658B">
        <w:rPr>
          <w:rFonts w:ascii="Times New Roman" w:eastAsia="Times New Roman" w:hAnsi="Times New Roman" w:cs="Times New Roman"/>
          <w:lang w:val="en-GB"/>
        </w:rPr>
        <w:t xml:space="preserve">(P. Wiebe, </w:t>
      </w:r>
      <w:r w:rsidR="00C2658B">
        <w:rPr>
          <w:rFonts w:ascii="Times New Roman" w:eastAsia="Times New Roman" w:hAnsi="Times New Roman" w:cs="Times New Roman"/>
          <w:i/>
          <w:iCs/>
          <w:lang w:val="en-GB"/>
        </w:rPr>
        <w:t xml:space="preserve">pers. comm., </w:t>
      </w:r>
      <w:r w:rsidR="00C2658B" w:rsidRPr="00C2658B">
        <w:rPr>
          <w:rFonts w:ascii="Times New Roman" w:eastAsia="Times New Roman" w:hAnsi="Times New Roman" w:cs="Times New Roman"/>
          <w:lang w:val="en-GB"/>
        </w:rPr>
        <w:t>2024</w:t>
      </w:r>
      <w:r w:rsidR="00C2658B">
        <w:rPr>
          <w:rFonts w:ascii="Times New Roman" w:eastAsia="Times New Roman" w:hAnsi="Times New Roman" w:cs="Times New Roman"/>
          <w:lang w:val="en-GB"/>
        </w:rPr>
        <w:t xml:space="preserve">), </w:t>
      </w:r>
      <w:r w:rsidR="00081F15">
        <w:rPr>
          <w:rFonts w:ascii="Times New Roman" w:eastAsia="Times New Roman" w:hAnsi="Times New Roman" w:cs="Times New Roman"/>
          <w:lang w:val="en-GB"/>
        </w:rPr>
        <w:t>we re-calculated Fig. 4 with a flow</w:t>
      </w:r>
      <w:r w:rsidR="00F513CA">
        <w:rPr>
          <w:rFonts w:ascii="Times New Roman" w:eastAsia="Times New Roman" w:hAnsi="Times New Roman" w:cs="Times New Roman"/>
          <w:lang w:val="en-GB"/>
        </w:rPr>
        <w:t xml:space="preserve"> </w:t>
      </w:r>
      <w:r w:rsidR="00081F15">
        <w:rPr>
          <w:rFonts w:ascii="Times New Roman" w:eastAsia="Times New Roman" w:hAnsi="Times New Roman" w:cs="Times New Roman"/>
          <w:lang w:val="en-GB"/>
        </w:rPr>
        <w:t>meter calibration factor of 6 instead of 4.13</w:t>
      </w:r>
      <w:r w:rsidR="00DE18C7">
        <w:rPr>
          <w:rFonts w:ascii="Times New Roman" w:eastAsia="Times New Roman" w:hAnsi="Times New Roman" w:cs="Times New Roman"/>
          <w:lang w:val="en-GB"/>
        </w:rPr>
        <w:t>6 (Fig. S3)</w:t>
      </w:r>
      <w:r w:rsidR="00081F15">
        <w:rPr>
          <w:rFonts w:ascii="Times New Roman" w:eastAsia="Times New Roman" w:hAnsi="Times New Roman" w:cs="Times New Roman"/>
          <w:lang w:val="en-GB"/>
        </w:rPr>
        <w:t xml:space="preserve">. Even with this higher calibration factor, which leads to higher volume filtered and thus lower biomass, the smaller MOCNESS-1 net still </w:t>
      </w:r>
      <w:r w:rsidR="009554CE">
        <w:rPr>
          <w:rFonts w:ascii="Times New Roman" w:eastAsia="Times New Roman" w:hAnsi="Times New Roman" w:cs="Times New Roman"/>
          <w:lang w:val="en-GB"/>
        </w:rPr>
        <w:t>had</w:t>
      </w:r>
      <w:r w:rsidR="00081F15">
        <w:rPr>
          <w:rFonts w:ascii="Times New Roman" w:eastAsia="Times New Roman" w:hAnsi="Times New Roman" w:cs="Times New Roman"/>
          <w:lang w:val="en-GB"/>
        </w:rPr>
        <w:t xml:space="preserve"> significantly higher biomass than the larger MOCNESS-10 net (Fig.</w:t>
      </w:r>
      <w:r w:rsidR="00066821">
        <w:rPr>
          <w:rFonts w:ascii="Times New Roman" w:eastAsia="Times New Roman" w:hAnsi="Times New Roman" w:cs="Times New Roman"/>
          <w:lang w:val="en-GB"/>
        </w:rPr>
        <w:t xml:space="preserve"> S3</w:t>
      </w:r>
      <w:r w:rsidR="00081F15">
        <w:rPr>
          <w:rFonts w:ascii="Times New Roman" w:eastAsia="Times New Roman" w:hAnsi="Times New Roman" w:cs="Times New Roman"/>
          <w:lang w:val="en-GB"/>
        </w:rPr>
        <w:t>)</w:t>
      </w:r>
      <w:r w:rsidR="004C6E7D">
        <w:rPr>
          <w:rFonts w:ascii="Times New Roman" w:eastAsia="Times New Roman" w:hAnsi="Times New Roman" w:cs="Times New Roman"/>
          <w:lang w:val="en-GB"/>
        </w:rPr>
        <w:t xml:space="preserve"> (Two-way ANOVA, p &lt; 0.05). </w:t>
      </w:r>
      <w:r w:rsidR="00955EDA">
        <w:rPr>
          <w:rFonts w:ascii="Times New Roman" w:eastAsia="Times New Roman" w:hAnsi="Times New Roman" w:cs="Times New Roman"/>
          <w:lang w:val="en-GB"/>
        </w:rPr>
        <w:t>In the Monte Carlo sensitivity analysis, a calibration factor correction is used to determine the influence of a calibration factor increasing by 50% on carbon flux estimates, which would cause calibration factors considered to vary within the approximate known range of calibration factors for these flow</w:t>
      </w:r>
      <w:r w:rsidR="00F513CA">
        <w:rPr>
          <w:rFonts w:ascii="Times New Roman" w:eastAsia="Times New Roman" w:hAnsi="Times New Roman" w:cs="Times New Roman"/>
          <w:lang w:val="en-GB"/>
        </w:rPr>
        <w:t xml:space="preserve"> </w:t>
      </w:r>
      <w:r w:rsidR="00955EDA">
        <w:rPr>
          <w:rFonts w:ascii="Times New Roman" w:eastAsia="Times New Roman" w:hAnsi="Times New Roman" w:cs="Times New Roman"/>
          <w:lang w:val="en-GB"/>
        </w:rPr>
        <w:t xml:space="preserve">meters (P. Wiebe, </w:t>
      </w:r>
      <w:r w:rsidR="00955EDA">
        <w:rPr>
          <w:rFonts w:ascii="Times New Roman" w:eastAsia="Times New Roman" w:hAnsi="Times New Roman" w:cs="Times New Roman"/>
          <w:i/>
          <w:iCs/>
          <w:lang w:val="en-GB"/>
        </w:rPr>
        <w:t xml:space="preserve">pers. comm., </w:t>
      </w:r>
      <w:r w:rsidR="00955EDA" w:rsidRPr="00C2658B">
        <w:rPr>
          <w:rFonts w:ascii="Times New Roman" w:eastAsia="Times New Roman" w:hAnsi="Times New Roman" w:cs="Times New Roman"/>
          <w:lang w:val="en-GB"/>
        </w:rPr>
        <w:t>2024)</w:t>
      </w:r>
      <w:r w:rsidR="00955EDA" w:rsidRPr="00955EDA">
        <w:rPr>
          <w:rFonts w:ascii="Times New Roman" w:eastAsia="Times New Roman" w:hAnsi="Times New Roman" w:cs="Times New Roman"/>
          <w:lang w:val="en-GB"/>
        </w:rPr>
        <w:t>.</w:t>
      </w:r>
    </w:p>
    <w:p w14:paraId="1A7F7BB0" w14:textId="2942ED92" w:rsidR="002D343A" w:rsidRPr="002D343A" w:rsidRDefault="002D343A" w:rsidP="002D343A">
      <w:pPr>
        <w:spacing w:before="240" w:after="240" w:line="480" w:lineRule="auto"/>
        <w:jc w:val="center"/>
        <w:rPr>
          <w:rFonts w:ascii="Times New Roman" w:eastAsia="Times New Roman" w:hAnsi="Times New Roman" w:cs="Times New Roman"/>
          <w:i/>
          <w:iCs/>
          <w:lang w:val="en-GB"/>
        </w:rPr>
      </w:pPr>
      <w:del w:id="74" w:author="Helena I Mcmonagle" w:date="2024-09-29T21:30:00Z" w16du:dateUtc="2024-09-30T04:30:00Z">
        <w:r w:rsidDel="00581726">
          <w:rPr>
            <w:rFonts w:ascii="Times New Roman" w:eastAsia="Times New Roman" w:hAnsi="Times New Roman" w:cs="Times New Roman"/>
            <w:i/>
            <w:iCs/>
            <w:noProof/>
            <w:lang w:val="en-GB"/>
            <w14:ligatures w14:val="standardContextual"/>
          </w:rPr>
          <w:lastRenderedPageBreak/>
          <w:drawing>
            <wp:inline distT="0" distB="0" distL="0" distR="0" wp14:anchorId="53A6A8F4" wp14:editId="095D3662">
              <wp:extent cx="5001065" cy="2692881"/>
              <wp:effectExtent l="0" t="0" r="3175" b="0"/>
              <wp:docPr id="890049101" name="Picture 3" descr="A graph showing the number of days and months of the ye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49101" name="Picture 3" descr="A graph showing the number of days and months of the yea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05777" cy="2695418"/>
                      </a:xfrm>
                      <a:prstGeom prst="rect">
                        <a:avLst/>
                      </a:prstGeom>
                    </pic:spPr>
                  </pic:pic>
                </a:graphicData>
              </a:graphic>
            </wp:inline>
          </w:drawing>
        </w:r>
      </w:del>
      <w:ins w:id="75" w:author="Helena I Mcmonagle" w:date="2024-09-29T21:30:00Z" w16du:dateUtc="2024-09-30T04:30:00Z">
        <w:r w:rsidR="00581726">
          <w:rPr>
            <w:rFonts w:ascii="Times New Roman" w:eastAsia="Times New Roman" w:hAnsi="Times New Roman" w:cs="Times New Roman"/>
            <w:i/>
            <w:iCs/>
            <w:noProof/>
            <w:lang w:val="en-GB"/>
            <w14:ligatures w14:val="standardContextual"/>
          </w:rPr>
          <w:drawing>
            <wp:inline distT="0" distB="0" distL="0" distR="0" wp14:anchorId="07A0D455" wp14:editId="74555C21">
              <wp:extent cx="5943600" cy="3194050"/>
              <wp:effectExtent l="0" t="0" r="0" b="6350"/>
              <wp:docPr id="1666802057"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02057" name="Picture 1" descr="A graph of different colored bar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94050"/>
                      </a:xfrm>
                      <a:prstGeom prst="rect">
                        <a:avLst/>
                      </a:prstGeom>
                    </pic:spPr>
                  </pic:pic>
                </a:graphicData>
              </a:graphic>
            </wp:inline>
          </w:drawing>
        </w:r>
      </w:ins>
    </w:p>
    <w:p w14:paraId="37198900" w14:textId="4D55DB29" w:rsidR="00081F15" w:rsidRDefault="00081F15" w:rsidP="00837A5D">
      <w:pPr>
        <w:rPr>
          <w:rFonts w:ascii="Times New Roman" w:eastAsia="Times New Roman" w:hAnsi="Times New Roman" w:cs="Times New Roman"/>
          <w:lang w:val="en-GB"/>
        </w:rPr>
      </w:pPr>
      <w:r w:rsidRPr="00D53C34">
        <w:rPr>
          <w:rFonts w:ascii="Times New Roman" w:eastAsia="Times New Roman" w:hAnsi="Times New Roman" w:cs="Times New Roman"/>
          <w:lang w:val="en-GB"/>
        </w:rPr>
        <w:t xml:space="preserve">Fig. </w:t>
      </w:r>
      <w:r w:rsidR="007C17FC">
        <w:rPr>
          <w:rFonts w:ascii="Times New Roman" w:eastAsia="Times New Roman" w:hAnsi="Times New Roman" w:cs="Times New Roman"/>
          <w:lang w:val="en-GB"/>
        </w:rPr>
        <w:t>S</w:t>
      </w:r>
      <w:r>
        <w:rPr>
          <w:rFonts w:ascii="Times New Roman" w:eastAsia="Times New Roman" w:hAnsi="Times New Roman" w:cs="Times New Roman"/>
          <w:lang w:val="en-GB"/>
        </w:rPr>
        <w:t>3</w:t>
      </w:r>
      <w:r w:rsidRPr="00D53C34">
        <w:rPr>
          <w:rFonts w:ascii="Times New Roman" w:eastAsia="Times New Roman" w:hAnsi="Times New Roman" w:cs="Times New Roman"/>
          <w:lang w:val="en-GB"/>
        </w:rPr>
        <w:t>. Fish biomass (0 - 1000 m) standardized by sampling effort</w:t>
      </w:r>
      <w:r>
        <w:rPr>
          <w:rFonts w:ascii="Times New Roman" w:eastAsia="Times New Roman" w:hAnsi="Times New Roman" w:cs="Times New Roman"/>
          <w:lang w:val="en-GB"/>
        </w:rPr>
        <w:t>, with the previous calibration factor of 4.136 for the MOCNESS-1 replaced with a potential maximum calibration factor of 6</w:t>
      </w:r>
      <w:r w:rsidRPr="00D53C34">
        <w:rPr>
          <w:rFonts w:ascii="Times New Roman" w:eastAsia="Times New Roman" w:hAnsi="Times New Roman" w:cs="Times New Roman"/>
          <w:lang w:val="en-GB"/>
        </w:rPr>
        <w:t xml:space="preserve">. Sampling effort is calculated as volume filtered multiplied by depth interval sampled for each net, summed by tow. Each bar indicates a distinct tow that began on the date in May indicated in x-axis labels. Day tows are shown on the left panel and night tows are shown on the right panel. </w:t>
      </w:r>
    </w:p>
    <w:p w14:paraId="2AD0D296" w14:textId="77777777" w:rsidR="00FC3769" w:rsidRDefault="00FC3769" w:rsidP="00837A5D">
      <w:pPr>
        <w:rPr>
          <w:rFonts w:ascii="Times New Roman" w:eastAsia="Times New Roman" w:hAnsi="Times New Roman" w:cs="Times New Roman"/>
          <w:lang w:val="en-GB"/>
        </w:rPr>
      </w:pPr>
    </w:p>
    <w:p w14:paraId="7FD300E9" w14:textId="0FFB2EF5" w:rsidR="00FC3769" w:rsidRPr="009B2B7B" w:rsidRDefault="00FC3769" w:rsidP="00837A5D">
      <w:pPr>
        <w:rPr>
          <w:rFonts w:ascii="Times New Roman" w:eastAsia="Times New Roman" w:hAnsi="Times New Roman" w:cs="Times New Roman"/>
          <w:b/>
          <w:bCs/>
          <w:lang w:val="en-GB"/>
        </w:rPr>
      </w:pPr>
      <w:r w:rsidRPr="009B2B7B">
        <w:rPr>
          <w:rFonts w:ascii="Times New Roman" w:eastAsia="Times New Roman" w:hAnsi="Times New Roman" w:cs="Times New Roman"/>
          <w:b/>
          <w:bCs/>
          <w:lang w:val="en-GB"/>
        </w:rPr>
        <w:t>Appendix I: Calculations of carbon sequestration for at least 100 years</w:t>
      </w:r>
    </w:p>
    <w:p w14:paraId="4EA0C859" w14:textId="77777777" w:rsidR="00FC3769" w:rsidRDefault="00FC3769" w:rsidP="00837A5D">
      <w:pPr>
        <w:rPr>
          <w:rFonts w:ascii="Times New Roman" w:eastAsia="Times New Roman" w:hAnsi="Times New Roman" w:cs="Times New Roman"/>
          <w:lang w:val="en-GB"/>
        </w:rPr>
      </w:pPr>
    </w:p>
    <w:p w14:paraId="55FF08CC" w14:textId="77777777" w:rsidR="00A773D8" w:rsidRDefault="00F35871" w:rsidP="00837A5D">
      <w:pPr>
        <w:rPr>
          <w:rFonts w:ascii="Times New Roman" w:eastAsia="Times New Roman" w:hAnsi="Times New Roman" w:cs="Times New Roman"/>
          <w:lang w:val="en-GB"/>
        </w:rPr>
      </w:pPr>
      <w:r>
        <w:rPr>
          <w:rFonts w:ascii="Times New Roman" w:eastAsia="Times New Roman" w:hAnsi="Times New Roman" w:cs="Times New Roman"/>
          <w:lang w:val="en-GB"/>
        </w:rPr>
        <w:t>Carbon sequestration calculations, based on results from Siegel et al., 2021, can be found in the “code” folder of our public repository at</w:t>
      </w:r>
      <w:r w:rsidR="00A773D8">
        <w:rPr>
          <w:rFonts w:ascii="Times New Roman" w:eastAsia="Times New Roman" w:hAnsi="Times New Roman" w:cs="Times New Roman"/>
          <w:lang w:val="en-GB"/>
        </w:rPr>
        <w:t>:</w:t>
      </w:r>
    </w:p>
    <w:p w14:paraId="07289D33" w14:textId="594E0E3E" w:rsidR="00A773D8" w:rsidRDefault="00A773D8" w:rsidP="00837A5D">
      <w:pPr>
        <w:rPr>
          <w:rFonts w:ascii="Times New Roman" w:eastAsia="Times New Roman" w:hAnsi="Times New Roman" w:cs="Times New Roman"/>
          <w:lang w:val="en-GB"/>
        </w:rPr>
      </w:pPr>
      <w:r w:rsidRPr="00A773D8">
        <w:rPr>
          <w:rFonts w:ascii="Times New Roman" w:eastAsia="Times New Roman" w:hAnsi="Times New Roman" w:cs="Times New Roman"/>
          <w:lang w:val="en-GB"/>
        </w:rPr>
        <w:lastRenderedPageBreak/>
        <w:t>https://github.com/hmcmonagle/Fish-carbon-flux-N-Atlantic/blob/main/code/09-C-sequestration-100-years.R</w:t>
      </w:r>
    </w:p>
    <w:p w14:paraId="1F7BE7A4" w14:textId="77777777" w:rsidR="00A773D8" w:rsidRDefault="00A773D8" w:rsidP="00837A5D">
      <w:pPr>
        <w:rPr>
          <w:rFonts w:ascii="Times New Roman" w:eastAsia="Times New Roman" w:hAnsi="Times New Roman" w:cs="Times New Roman"/>
          <w:lang w:val="en-GB"/>
        </w:rPr>
      </w:pPr>
    </w:p>
    <w:p w14:paraId="2951602C" w14:textId="77777777" w:rsidR="00571A29" w:rsidRPr="009B2B7B" w:rsidRDefault="00571A29" w:rsidP="00571A29">
      <w:pPr>
        <w:rPr>
          <w:rFonts w:ascii="Times New Roman" w:eastAsia="Times New Roman" w:hAnsi="Times New Roman" w:cs="Times New Roman"/>
          <w:b/>
          <w:bCs/>
          <w:lang w:val="en-GB"/>
        </w:rPr>
      </w:pPr>
      <w:r w:rsidRPr="009B2B7B">
        <w:rPr>
          <w:rFonts w:ascii="Times New Roman" w:eastAsia="Times New Roman" w:hAnsi="Times New Roman" w:cs="Times New Roman"/>
          <w:b/>
          <w:bCs/>
          <w:lang w:val="en-GB"/>
        </w:rPr>
        <w:t>Appendix J: Calculations comparing fish carbon flux in the eastern North Atlantic (this study) with whale carbon flux in the Southern Ocean (</w:t>
      </w:r>
      <w:proofErr w:type="spellStart"/>
      <w:r w:rsidRPr="009B2B7B">
        <w:rPr>
          <w:rFonts w:ascii="Times New Roman" w:eastAsia="Times New Roman" w:hAnsi="Times New Roman" w:cs="Times New Roman"/>
          <w:b/>
          <w:bCs/>
          <w:lang w:val="en-GB"/>
        </w:rPr>
        <w:t>Durfort</w:t>
      </w:r>
      <w:proofErr w:type="spellEnd"/>
      <w:r w:rsidRPr="009B2B7B">
        <w:rPr>
          <w:rFonts w:ascii="Times New Roman" w:eastAsia="Times New Roman" w:hAnsi="Times New Roman" w:cs="Times New Roman"/>
          <w:b/>
          <w:bCs/>
          <w:lang w:val="en-GB"/>
        </w:rPr>
        <w:t xml:space="preserve"> et al., 2022)</w:t>
      </w:r>
    </w:p>
    <w:p w14:paraId="447006B6" w14:textId="77777777" w:rsidR="00AD2333" w:rsidRDefault="00AD2333" w:rsidP="00837A5D">
      <w:pPr>
        <w:rPr>
          <w:rFonts w:ascii="Times New Roman" w:eastAsia="Times New Roman" w:hAnsi="Times New Roman" w:cs="Times New Roman"/>
          <w:lang w:val="en-GB"/>
        </w:rPr>
      </w:pPr>
    </w:p>
    <w:p w14:paraId="537C2807" w14:textId="65C16FC6" w:rsidR="00AD2333" w:rsidRDefault="00AD2333" w:rsidP="00837A5D">
      <w:pPr>
        <w:rPr>
          <w:rFonts w:ascii="Times New Roman" w:eastAsia="Times New Roman" w:hAnsi="Times New Roman" w:cs="Times New Roman"/>
          <w:lang w:val="en-GB"/>
        </w:rPr>
      </w:pPr>
      <w:r>
        <w:rPr>
          <w:rFonts w:ascii="Times New Roman" w:eastAsia="Times New Roman" w:hAnsi="Times New Roman" w:cs="Times New Roman"/>
          <w:lang w:val="en-GB"/>
        </w:rPr>
        <w:t xml:space="preserve">Estimates of the contribution of whales to carbon flux in the Southern Ocean are taken from </w:t>
      </w:r>
      <w:proofErr w:type="spellStart"/>
      <w:r>
        <w:rPr>
          <w:rFonts w:ascii="Times New Roman" w:eastAsia="Times New Roman" w:hAnsi="Times New Roman" w:cs="Times New Roman"/>
          <w:lang w:val="en-GB"/>
        </w:rPr>
        <w:t>Durfort</w:t>
      </w:r>
      <w:proofErr w:type="spellEnd"/>
      <w:r>
        <w:rPr>
          <w:rFonts w:ascii="Times New Roman" w:eastAsia="Times New Roman" w:hAnsi="Times New Roman" w:cs="Times New Roman"/>
          <w:lang w:val="en-GB"/>
        </w:rPr>
        <w:t xml:space="preserve"> et al., 2022. </w:t>
      </w:r>
      <w:r w:rsidR="00C376A1">
        <w:rPr>
          <w:rFonts w:ascii="Times New Roman" w:eastAsia="Times New Roman" w:hAnsi="Times New Roman" w:cs="Times New Roman"/>
          <w:lang w:val="en-GB"/>
        </w:rPr>
        <w:t xml:space="preserve">These calculations </w:t>
      </w:r>
      <w:r w:rsidR="00A773D8">
        <w:rPr>
          <w:rFonts w:ascii="Times New Roman" w:eastAsia="Times New Roman" w:hAnsi="Times New Roman" w:cs="Times New Roman"/>
          <w:lang w:val="en-GB"/>
        </w:rPr>
        <w:t xml:space="preserve">comparing whale carbon flux to fish carbon flux from our study </w:t>
      </w:r>
      <w:r w:rsidR="00C376A1">
        <w:rPr>
          <w:rFonts w:ascii="Times New Roman" w:eastAsia="Times New Roman" w:hAnsi="Times New Roman" w:cs="Times New Roman"/>
          <w:lang w:val="en-GB"/>
        </w:rPr>
        <w:t>can be accessed in our public repository in the “code” folder</w:t>
      </w:r>
      <w:r w:rsidR="00F35871">
        <w:rPr>
          <w:rFonts w:ascii="Times New Roman" w:eastAsia="Times New Roman" w:hAnsi="Times New Roman" w:cs="Times New Roman"/>
          <w:lang w:val="en-GB"/>
        </w:rPr>
        <w:t xml:space="preserve"> at</w:t>
      </w:r>
      <w:r w:rsidR="00A773D8">
        <w:rPr>
          <w:rFonts w:ascii="Times New Roman" w:eastAsia="Times New Roman" w:hAnsi="Times New Roman" w:cs="Times New Roman"/>
          <w:lang w:val="en-GB"/>
        </w:rPr>
        <w:t>:</w:t>
      </w:r>
    </w:p>
    <w:p w14:paraId="311E15EE" w14:textId="12A4B740" w:rsidR="00A773D8" w:rsidRDefault="008D2B9D" w:rsidP="00A773D8">
      <w:pPr>
        <w:rPr>
          <w:ins w:id="76" w:author="Helena I Mcmonagle" w:date="2024-09-29T16:09:00Z" w16du:dateUtc="2024-09-29T23:09:00Z"/>
          <w:rFonts w:ascii="Times New Roman" w:eastAsia="Times New Roman" w:hAnsi="Times New Roman" w:cs="Times New Roman"/>
          <w:lang w:val="en-GB"/>
        </w:rPr>
      </w:pPr>
      <w:ins w:id="77" w:author="Helena I Mcmonagle" w:date="2024-09-29T16:09:00Z" w16du:dateUtc="2024-09-29T23:09:00Z">
        <w:r>
          <w:rPr>
            <w:rFonts w:ascii="Times New Roman" w:eastAsia="Times New Roman" w:hAnsi="Times New Roman" w:cs="Times New Roman"/>
            <w:lang w:val="en-GB"/>
          </w:rPr>
          <w:fldChar w:fldCharType="begin"/>
        </w:r>
        <w:r>
          <w:rPr>
            <w:rFonts w:ascii="Times New Roman" w:eastAsia="Times New Roman" w:hAnsi="Times New Roman" w:cs="Times New Roman"/>
            <w:lang w:val="en-GB"/>
          </w:rPr>
          <w:instrText>HYPERLINK "</w:instrText>
        </w:r>
      </w:ins>
      <w:r w:rsidRPr="00A773D8">
        <w:rPr>
          <w:rFonts w:ascii="Times New Roman" w:eastAsia="Times New Roman" w:hAnsi="Times New Roman" w:cs="Times New Roman"/>
          <w:lang w:val="en-GB"/>
        </w:rPr>
        <w:instrText>https://github.com/hmcmonagle/Fish-carbon-flux-N-Atlantic/blob/main/code/08-flux_comparison_bar_plots.R</w:instrText>
      </w:r>
      <w:ins w:id="78" w:author="Helena I Mcmonagle" w:date="2024-09-29T16:09:00Z" w16du:dateUtc="2024-09-29T23:09:00Z">
        <w:r>
          <w:rPr>
            <w:rFonts w:ascii="Times New Roman" w:eastAsia="Times New Roman" w:hAnsi="Times New Roman" w:cs="Times New Roman"/>
            <w:lang w:val="en-GB"/>
          </w:rPr>
          <w:instrText>"</w:instrText>
        </w:r>
        <w:r>
          <w:rPr>
            <w:rFonts w:ascii="Times New Roman" w:eastAsia="Times New Roman" w:hAnsi="Times New Roman" w:cs="Times New Roman"/>
            <w:lang w:val="en-GB"/>
          </w:rPr>
        </w:r>
        <w:r>
          <w:rPr>
            <w:rFonts w:ascii="Times New Roman" w:eastAsia="Times New Roman" w:hAnsi="Times New Roman" w:cs="Times New Roman"/>
            <w:lang w:val="en-GB"/>
          </w:rPr>
          <w:fldChar w:fldCharType="separate"/>
        </w:r>
      </w:ins>
      <w:r w:rsidRPr="00AC17A7">
        <w:rPr>
          <w:rStyle w:val="Hyperlink"/>
          <w:rFonts w:ascii="Times New Roman" w:eastAsia="Times New Roman" w:hAnsi="Times New Roman" w:cs="Times New Roman"/>
          <w:lang w:val="en-GB"/>
        </w:rPr>
        <w:t>https://github.com/hmcmonagle/Fish-carbon-flux-N-Atlantic/blob/main/code/08-flux_comparison_bar_plots.R</w:t>
      </w:r>
      <w:ins w:id="79" w:author="Helena I Mcmonagle" w:date="2024-09-29T16:09:00Z" w16du:dateUtc="2024-09-29T23:09:00Z">
        <w:r>
          <w:rPr>
            <w:rFonts w:ascii="Times New Roman" w:eastAsia="Times New Roman" w:hAnsi="Times New Roman" w:cs="Times New Roman"/>
            <w:lang w:val="en-GB"/>
          </w:rPr>
          <w:fldChar w:fldCharType="end"/>
        </w:r>
      </w:ins>
    </w:p>
    <w:p w14:paraId="552C6EA5" w14:textId="77777777" w:rsidR="008D2B9D" w:rsidRDefault="008D2B9D" w:rsidP="00A773D8">
      <w:pPr>
        <w:rPr>
          <w:ins w:id="80" w:author="Helena I Mcmonagle" w:date="2024-09-29T16:09:00Z" w16du:dateUtc="2024-09-29T23:09:00Z"/>
          <w:rFonts w:ascii="Times New Roman" w:eastAsia="Times New Roman" w:hAnsi="Times New Roman" w:cs="Times New Roman"/>
          <w:lang w:val="en-GB"/>
        </w:rPr>
      </w:pPr>
    </w:p>
    <w:p w14:paraId="6FB3AC6E" w14:textId="085F738E" w:rsidR="008D2B9D" w:rsidRPr="00B32317" w:rsidRDefault="008D2B9D" w:rsidP="00A773D8">
      <w:pPr>
        <w:rPr>
          <w:ins w:id="81" w:author="Helena I Mcmonagle" w:date="2024-09-29T16:09:00Z" w16du:dateUtc="2024-09-29T23:09:00Z"/>
          <w:rFonts w:ascii="Times New Roman" w:eastAsia="Times New Roman" w:hAnsi="Times New Roman" w:cs="Times New Roman"/>
          <w:b/>
          <w:bCs/>
          <w:lang w:val="en-GB"/>
          <w:rPrChange w:id="82" w:author="Helena I Mcmonagle" w:date="2024-09-29T16:11:00Z" w16du:dateUtc="2024-09-29T23:11:00Z">
            <w:rPr>
              <w:ins w:id="83" w:author="Helena I Mcmonagle" w:date="2024-09-29T16:09:00Z" w16du:dateUtc="2024-09-29T23:09:00Z"/>
              <w:rFonts w:ascii="Times New Roman" w:eastAsia="Times New Roman" w:hAnsi="Times New Roman" w:cs="Times New Roman"/>
              <w:lang w:val="en-GB"/>
            </w:rPr>
          </w:rPrChange>
        </w:rPr>
      </w:pPr>
      <w:ins w:id="84" w:author="Helena I Mcmonagle" w:date="2024-09-29T16:09:00Z" w16du:dateUtc="2024-09-29T23:09:00Z">
        <w:r w:rsidRPr="00B32317">
          <w:rPr>
            <w:rFonts w:ascii="Times New Roman" w:eastAsia="Times New Roman" w:hAnsi="Times New Roman" w:cs="Times New Roman"/>
            <w:b/>
            <w:bCs/>
            <w:lang w:val="en-GB"/>
            <w:rPrChange w:id="85" w:author="Helena I Mcmonagle" w:date="2024-09-29T16:11:00Z" w16du:dateUtc="2024-09-29T23:11:00Z">
              <w:rPr>
                <w:rFonts w:ascii="Times New Roman" w:eastAsia="Times New Roman" w:hAnsi="Times New Roman" w:cs="Times New Roman"/>
                <w:lang w:val="en-GB"/>
              </w:rPr>
            </w:rPrChange>
          </w:rPr>
          <w:t xml:space="preserve">Appendix </w:t>
        </w:r>
      </w:ins>
      <w:ins w:id="86" w:author="Helena I Mcmonagle" w:date="2024-09-29T21:23:00Z" w16du:dateUtc="2024-09-30T04:23:00Z">
        <w:r w:rsidR="00C01A67">
          <w:rPr>
            <w:rFonts w:ascii="Times New Roman" w:eastAsia="Times New Roman" w:hAnsi="Times New Roman" w:cs="Times New Roman"/>
            <w:b/>
            <w:bCs/>
            <w:lang w:val="en-GB"/>
          </w:rPr>
          <w:t>K</w:t>
        </w:r>
      </w:ins>
      <w:ins w:id="87" w:author="Helena I Mcmonagle" w:date="2024-09-29T16:09:00Z" w16du:dateUtc="2024-09-29T23:09:00Z">
        <w:r w:rsidRPr="00B32317">
          <w:rPr>
            <w:rFonts w:ascii="Times New Roman" w:eastAsia="Times New Roman" w:hAnsi="Times New Roman" w:cs="Times New Roman"/>
            <w:b/>
            <w:bCs/>
            <w:lang w:val="en-GB"/>
            <w:rPrChange w:id="88" w:author="Helena I Mcmonagle" w:date="2024-09-29T16:11:00Z" w16du:dateUtc="2024-09-29T23:11:00Z">
              <w:rPr>
                <w:rFonts w:ascii="Times New Roman" w:eastAsia="Times New Roman" w:hAnsi="Times New Roman" w:cs="Times New Roman"/>
                <w:lang w:val="en-GB"/>
              </w:rPr>
            </w:rPrChange>
          </w:rPr>
          <w:t>: Responses to reviewers</w:t>
        </w:r>
      </w:ins>
      <w:ins w:id="89" w:author="Helena I Mcmonagle" w:date="2024-09-29T21:23:00Z" w16du:dateUtc="2024-09-30T04:23:00Z">
        <w:r w:rsidR="0048496D">
          <w:rPr>
            <w:rFonts w:ascii="Times New Roman" w:eastAsia="Times New Roman" w:hAnsi="Times New Roman" w:cs="Times New Roman"/>
            <w:b/>
            <w:bCs/>
            <w:lang w:val="en-GB"/>
          </w:rPr>
          <w:t xml:space="preserve"> during the peer review process</w:t>
        </w:r>
      </w:ins>
    </w:p>
    <w:p w14:paraId="597BBB61" w14:textId="77777777" w:rsidR="008D2B9D" w:rsidRDefault="008D2B9D" w:rsidP="00A773D8">
      <w:pPr>
        <w:rPr>
          <w:ins w:id="90" w:author="Helena I Mcmonagle" w:date="2024-09-29T16:09:00Z" w16du:dateUtc="2024-09-29T23:09:00Z"/>
          <w:rFonts w:ascii="Times New Roman" w:eastAsia="Times New Roman" w:hAnsi="Times New Roman" w:cs="Times New Roman"/>
          <w:lang w:val="en-GB"/>
        </w:rPr>
      </w:pPr>
    </w:p>
    <w:p w14:paraId="0AE24BBF" w14:textId="376FE915" w:rsidR="008D2B9D" w:rsidRDefault="008D2B9D" w:rsidP="00A773D8">
      <w:pPr>
        <w:rPr>
          <w:ins w:id="91" w:author="Helena I Mcmonagle" w:date="2024-09-29T16:11:00Z" w16du:dateUtc="2024-09-29T23:11:00Z"/>
          <w:rFonts w:ascii="Times New Roman" w:eastAsia="Times New Roman" w:hAnsi="Times New Roman" w:cs="Times New Roman"/>
          <w:lang w:val="en-GB"/>
        </w:rPr>
      </w:pPr>
      <w:ins w:id="92" w:author="Helena I Mcmonagle" w:date="2024-09-29T16:09:00Z" w16du:dateUtc="2024-09-29T23:09:00Z">
        <w:r>
          <w:rPr>
            <w:rFonts w:ascii="Times New Roman" w:eastAsia="Times New Roman" w:hAnsi="Times New Roman" w:cs="Times New Roman"/>
            <w:lang w:val="en-GB"/>
          </w:rPr>
          <w:t xml:space="preserve">The following pages provide </w:t>
        </w:r>
      </w:ins>
      <w:ins w:id="93" w:author="Helena I Mcmonagle" w:date="2024-09-29T16:10:00Z" w16du:dateUtc="2024-09-29T23:10:00Z">
        <w:r>
          <w:rPr>
            <w:rFonts w:ascii="Times New Roman" w:eastAsia="Times New Roman" w:hAnsi="Times New Roman" w:cs="Times New Roman"/>
            <w:lang w:val="en-GB"/>
          </w:rPr>
          <w:t>feedback from the ICES Journal of Marine Science Editor and Peer Reviewers that reviewed this work. We provide these reviews, and our responses, for full transparency for this contribution and for educational purposes for students</w:t>
        </w:r>
      </w:ins>
      <w:ins w:id="94" w:author="Helena I Mcmonagle" w:date="2024-09-29T16:11:00Z" w16du:dateUtc="2024-09-29T23:11:00Z">
        <w:r w:rsidR="00036876">
          <w:rPr>
            <w:rFonts w:ascii="Times New Roman" w:eastAsia="Times New Roman" w:hAnsi="Times New Roman" w:cs="Times New Roman"/>
            <w:lang w:val="en-GB"/>
          </w:rPr>
          <w:t>.</w:t>
        </w:r>
      </w:ins>
    </w:p>
    <w:p w14:paraId="7039C2CA" w14:textId="1C03BC73" w:rsidR="00B32317" w:rsidRDefault="00B32317" w:rsidP="00A773D8">
      <w:pPr>
        <w:rPr>
          <w:ins w:id="95" w:author="Helena I Mcmonagle" w:date="2024-09-29T16:11:00Z" w16du:dateUtc="2024-09-29T23:11:00Z"/>
          <w:rFonts w:ascii="Times New Roman" w:eastAsia="Times New Roman" w:hAnsi="Times New Roman" w:cs="Times New Roman"/>
          <w:lang w:val="en-GB"/>
        </w:rPr>
      </w:pPr>
    </w:p>
    <w:p w14:paraId="17A01BF7" w14:textId="35E3499F" w:rsidR="00B32317" w:rsidRDefault="00B32317" w:rsidP="00B32317">
      <w:pPr>
        <w:rPr>
          <w:ins w:id="96" w:author="Helena I Mcmonagle" w:date="2024-09-29T21:31:00Z" w16du:dateUtc="2024-09-30T04:31:00Z"/>
          <w:rFonts w:ascii="Times New Roman" w:hAnsi="Times New Roman" w:cs="Times New Roman"/>
          <w:b/>
          <w:bCs/>
          <w:sz w:val="32"/>
          <w:szCs w:val="32"/>
        </w:rPr>
      </w:pPr>
      <w:ins w:id="97" w:author="Helena I Mcmonagle" w:date="2024-09-29T16:12:00Z" w16du:dateUtc="2024-09-29T23:12:00Z">
        <w:r w:rsidRPr="00A550B8">
          <w:rPr>
            <w:rFonts w:ascii="Times New Roman" w:hAnsi="Times New Roman" w:cs="Times New Roman"/>
            <w:b/>
            <w:bCs/>
            <w:sz w:val="32"/>
            <w:szCs w:val="32"/>
            <w:rPrChange w:id="98" w:author="Helena I Mcmonagle" w:date="2024-09-29T21:22:00Z" w16du:dateUtc="2024-09-30T04:22:00Z">
              <w:rPr>
                <w:rFonts w:ascii="Times New Roman" w:hAnsi="Times New Roman" w:cs="Times New Roman"/>
                <w:b/>
                <w:bCs/>
              </w:rPr>
            </w:rPrChange>
          </w:rPr>
          <w:t>First round of peer review</w:t>
        </w:r>
      </w:ins>
    </w:p>
    <w:p w14:paraId="267088E3" w14:textId="77777777" w:rsidR="00013269" w:rsidRPr="00A550B8" w:rsidRDefault="00013269" w:rsidP="00B32317">
      <w:pPr>
        <w:rPr>
          <w:ins w:id="99" w:author="Helena I Mcmonagle" w:date="2024-09-29T16:12:00Z" w16du:dateUtc="2024-09-29T23:12:00Z"/>
          <w:rFonts w:ascii="Times New Roman" w:hAnsi="Times New Roman" w:cs="Times New Roman"/>
          <w:b/>
          <w:bCs/>
          <w:sz w:val="32"/>
          <w:szCs w:val="32"/>
          <w:rPrChange w:id="100" w:author="Helena I Mcmonagle" w:date="2024-09-29T21:22:00Z" w16du:dateUtc="2024-09-30T04:22:00Z">
            <w:rPr>
              <w:ins w:id="101" w:author="Helena I Mcmonagle" w:date="2024-09-29T16:12:00Z" w16du:dateUtc="2024-09-29T23:12:00Z"/>
              <w:rFonts w:ascii="Times New Roman" w:hAnsi="Times New Roman" w:cs="Times New Roman"/>
              <w:b/>
              <w:bCs/>
            </w:rPr>
          </w:rPrChange>
        </w:rPr>
      </w:pPr>
    </w:p>
    <w:p w14:paraId="404B02B6" w14:textId="221C1DA6" w:rsidR="00B32317" w:rsidRDefault="00B32317" w:rsidP="00B32317">
      <w:pPr>
        <w:rPr>
          <w:ins w:id="102" w:author="Helena I Mcmonagle" w:date="2024-09-29T16:13:00Z" w16du:dateUtc="2024-09-29T23:13:00Z"/>
          <w:rFonts w:ascii="Times New Roman" w:hAnsi="Times New Roman" w:cs="Times New Roman"/>
        </w:rPr>
      </w:pPr>
      <w:ins w:id="103" w:author="Helena I Mcmonagle" w:date="2024-09-29T16:13:00Z" w16du:dateUtc="2024-09-29T23:13:00Z">
        <w:r>
          <w:rPr>
            <w:rFonts w:ascii="Times New Roman" w:hAnsi="Times New Roman" w:cs="Times New Roman"/>
          </w:rPr>
          <w:t>August 22, 2024</w:t>
        </w:r>
      </w:ins>
    </w:p>
    <w:p w14:paraId="61C79D31" w14:textId="77777777" w:rsidR="00B32317" w:rsidRPr="00B32317" w:rsidRDefault="00B32317" w:rsidP="00B32317">
      <w:pPr>
        <w:rPr>
          <w:ins w:id="104" w:author="Helena I Mcmonagle" w:date="2024-09-29T16:12:00Z" w16du:dateUtc="2024-09-29T23:12:00Z"/>
          <w:rFonts w:ascii="Times New Roman" w:hAnsi="Times New Roman" w:cs="Times New Roman"/>
        </w:rPr>
      </w:pPr>
    </w:p>
    <w:p w14:paraId="01C2974E" w14:textId="6C91275D" w:rsidR="00B32317" w:rsidRPr="00A337A7" w:rsidRDefault="00B32317" w:rsidP="00B32317">
      <w:pPr>
        <w:rPr>
          <w:ins w:id="105" w:author="Helena I Mcmonagle" w:date="2024-09-29T16:11:00Z" w16du:dateUtc="2024-09-29T23:11:00Z"/>
          <w:rFonts w:ascii="Times New Roman" w:hAnsi="Times New Roman" w:cs="Times New Roman"/>
        </w:rPr>
      </w:pPr>
      <w:ins w:id="106" w:author="Helena I Mcmonagle" w:date="2024-09-29T16:11:00Z" w16du:dateUtc="2024-09-29T23:11:00Z">
        <w:r w:rsidRPr="00A337A7">
          <w:rPr>
            <w:rFonts w:ascii="Times New Roman" w:hAnsi="Times New Roman" w:cs="Times New Roman"/>
          </w:rPr>
          <w:t xml:space="preserve">Dear Editor, </w:t>
        </w:r>
      </w:ins>
    </w:p>
    <w:p w14:paraId="21332B68" w14:textId="77777777" w:rsidR="00B32317" w:rsidRPr="00A337A7" w:rsidRDefault="00B32317" w:rsidP="00B32317">
      <w:pPr>
        <w:rPr>
          <w:ins w:id="107" w:author="Helena I Mcmonagle" w:date="2024-09-29T16:11:00Z" w16du:dateUtc="2024-09-29T23:11:00Z"/>
          <w:rFonts w:ascii="Times New Roman" w:hAnsi="Times New Roman" w:cs="Times New Roman"/>
        </w:rPr>
      </w:pPr>
    </w:p>
    <w:p w14:paraId="431504BB" w14:textId="77777777" w:rsidR="00B32317" w:rsidRPr="00A337A7" w:rsidRDefault="00B32317" w:rsidP="00B32317">
      <w:pPr>
        <w:rPr>
          <w:ins w:id="108" w:author="Helena I Mcmonagle" w:date="2024-09-29T16:11:00Z" w16du:dateUtc="2024-09-29T23:11:00Z"/>
          <w:rFonts w:ascii="Times New Roman" w:hAnsi="Times New Roman" w:cs="Times New Roman"/>
        </w:rPr>
      </w:pPr>
      <w:ins w:id="109" w:author="Helena I Mcmonagle" w:date="2024-09-29T16:11:00Z" w16du:dateUtc="2024-09-29T23:11:00Z">
        <w:r w:rsidRPr="00A337A7">
          <w:rPr>
            <w:rFonts w:ascii="Times New Roman" w:hAnsi="Times New Roman" w:cs="Times New Roman"/>
          </w:rPr>
          <w:t xml:space="preserve">Thank you for your detailed, constructive and helpful reviews! Your thoughtful comments will certainly improve the clarity and accuracy of our manuscript, and have caused us to reexamine certain decision more deeply and to explain our reasoning more explicitly. Please find our responses below. We have copied editors and reviewer comments in italics, and our responses are below each italicized reviewer comment. Where line numbers changed substantially, we have included </w:t>
        </w:r>
        <w:r>
          <w:rPr>
            <w:rFonts w:ascii="Times New Roman" w:hAnsi="Times New Roman" w:cs="Times New Roman"/>
          </w:rPr>
          <w:t xml:space="preserve">the revised line number (e.g., </w:t>
        </w:r>
        <w:r w:rsidRPr="00A337A7">
          <w:rPr>
            <w:rFonts w:ascii="Times New Roman" w:hAnsi="Times New Roman" w:cs="Times New Roman"/>
          </w:rPr>
          <w:t xml:space="preserve">“now line </w:t>
        </w:r>
        <w:r>
          <w:rPr>
            <w:rFonts w:ascii="Times New Roman" w:hAnsi="Times New Roman" w:cs="Times New Roman"/>
          </w:rPr>
          <w:t>531</w:t>
        </w:r>
        <w:r w:rsidRPr="00A337A7">
          <w:rPr>
            <w:rFonts w:ascii="Times New Roman" w:hAnsi="Times New Roman" w:cs="Times New Roman"/>
          </w:rPr>
          <w:t xml:space="preserve">”) for easier cross-referencing to the new line numbers in the revised draft. </w:t>
        </w:r>
      </w:ins>
    </w:p>
    <w:p w14:paraId="18636383" w14:textId="77777777" w:rsidR="00B32317" w:rsidRDefault="00B32317" w:rsidP="00B32317">
      <w:pPr>
        <w:rPr>
          <w:ins w:id="110" w:author="Helena I Mcmonagle" w:date="2024-09-29T16:11:00Z" w16du:dateUtc="2024-09-29T23:11:00Z"/>
          <w:rFonts w:ascii="Times New Roman" w:hAnsi="Times New Roman" w:cs="Times New Roman"/>
        </w:rPr>
      </w:pPr>
    </w:p>
    <w:p w14:paraId="37ED4972" w14:textId="77777777" w:rsidR="00B32317" w:rsidRDefault="00B32317" w:rsidP="00B32317">
      <w:pPr>
        <w:rPr>
          <w:ins w:id="111" w:author="Helena I Mcmonagle" w:date="2024-09-29T16:11:00Z" w16du:dateUtc="2024-09-29T23:11:00Z"/>
          <w:rFonts w:ascii="Times New Roman" w:hAnsi="Times New Roman" w:cs="Times New Roman"/>
        </w:rPr>
      </w:pPr>
      <w:ins w:id="112" w:author="Helena I Mcmonagle" w:date="2024-09-29T16:11:00Z" w16du:dateUtc="2024-09-29T23:11:00Z">
        <w:r>
          <w:rPr>
            <w:rFonts w:ascii="Times New Roman" w:hAnsi="Times New Roman" w:cs="Times New Roman"/>
          </w:rPr>
          <w:t xml:space="preserve">One question we have for the editor and peer reviewers--would you all be comfortable with us putting this Response to Reviewers (including the great comments from the Editor and Peer Reviewers) in our public repository for this manuscript? We completely understand if the preference is to keep this confidential, which we’ll happily oblige in that case. We wanted to ask for the purposes of full transparency and also for providing a teaching tool that I could use in the future for early career researchers who are new to the peer review process and what it might look like in greater detail.  </w:t>
        </w:r>
      </w:ins>
    </w:p>
    <w:p w14:paraId="25275E60" w14:textId="77777777" w:rsidR="00B32317" w:rsidRDefault="00B32317" w:rsidP="00B32317">
      <w:pPr>
        <w:rPr>
          <w:ins w:id="113" w:author="Helena I Mcmonagle" w:date="2024-09-29T16:11:00Z" w16du:dateUtc="2024-09-29T23:11:00Z"/>
          <w:rFonts w:ascii="Times New Roman" w:hAnsi="Times New Roman" w:cs="Times New Roman"/>
        </w:rPr>
      </w:pPr>
    </w:p>
    <w:p w14:paraId="725C590C" w14:textId="77777777" w:rsidR="00B32317" w:rsidRPr="00A337A7" w:rsidRDefault="00B32317" w:rsidP="00B32317">
      <w:pPr>
        <w:rPr>
          <w:ins w:id="114" w:author="Helena I Mcmonagle" w:date="2024-09-29T16:11:00Z" w16du:dateUtc="2024-09-29T23:11:00Z"/>
          <w:rFonts w:ascii="Times New Roman" w:hAnsi="Times New Roman" w:cs="Times New Roman"/>
        </w:rPr>
      </w:pPr>
      <w:ins w:id="115" w:author="Helena I Mcmonagle" w:date="2024-09-29T16:11:00Z" w16du:dateUtc="2024-09-29T23:11:00Z">
        <w:r>
          <w:rPr>
            <w:rFonts w:ascii="Times New Roman" w:hAnsi="Times New Roman" w:cs="Times New Roman"/>
          </w:rPr>
          <w:t>Please feel free to email me (</w:t>
        </w:r>
        <w:r>
          <w:fldChar w:fldCharType="begin"/>
        </w:r>
        <w:r>
          <w:instrText>HYPERLINK "mailto:helena.mcmonagle@wellesley.edu"</w:instrText>
        </w:r>
        <w:r>
          <w:fldChar w:fldCharType="separate"/>
        </w:r>
        <w:r w:rsidRPr="00B93677">
          <w:rPr>
            <w:rStyle w:val="Hyperlink"/>
            <w:rFonts w:ascii="Times New Roman" w:hAnsi="Times New Roman" w:cs="Times New Roman"/>
          </w:rPr>
          <w:t>helena.mcmonagle@wellesley.edu</w:t>
        </w:r>
        <w:r>
          <w:rPr>
            <w:rStyle w:val="Hyperlink"/>
            <w:rFonts w:ascii="Times New Roman" w:hAnsi="Times New Roman" w:cs="Times New Roman"/>
          </w:rPr>
          <w:fldChar w:fldCharType="end"/>
        </w:r>
        <w:r>
          <w:rPr>
            <w:rFonts w:ascii="Times New Roman" w:hAnsi="Times New Roman" w:cs="Times New Roman"/>
          </w:rPr>
          <w:t>) if you’d like a version of our revised manuscript and supplementary file that has all tracked changes from the peer review process shown.</w:t>
        </w:r>
      </w:ins>
    </w:p>
    <w:p w14:paraId="5BD108D5" w14:textId="77777777" w:rsidR="00B32317" w:rsidRPr="00A337A7" w:rsidRDefault="00B32317" w:rsidP="00B32317">
      <w:pPr>
        <w:rPr>
          <w:ins w:id="116" w:author="Helena I Mcmonagle" w:date="2024-09-29T16:11:00Z" w16du:dateUtc="2024-09-29T23:11:00Z"/>
          <w:rFonts w:ascii="Times New Roman" w:hAnsi="Times New Roman" w:cs="Times New Roman"/>
        </w:rPr>
      </w:pPr>
    </w:p>
    <w:p w14:paraId="7D4CCDBC" w14:textId="77777777" w:rsidR="00B32317" w:rsidRDefault="00B32317" w:rsidP="00B32317">
      <w:pPr>
        <w:rPr>
          <w:ins w:id="117" w:author="Helena I Mcmonagle" w:date="2024-09-29T16:11:00Z" w16du:dateUtc="2024-09-29T23:11:00Z"/>
          <w:rFonts w:ascii="Times New Roman" w:hAnsi="Times New Roman" w:cs="Times New Roman"/>
        </w:rPr>
      </w:pPr>
      <w:ins w:id="118" w:author="Helena I Mcmonagle" w:date="2024-09-29T16:11:00Z" w16du:dateUtc="2024-09-29T23:11:00Z">
        <w:r w:rsidRPr="00A337A7">
          <w:rPr>
            <w:rFonts w:ascii="Times New Roman" w:hAnsi="Times New Roman" w:cs="Times New Roman"/>
          </w:rPr>
          <w:t xml:space="preserve">Sincerely, </w:t>
        </w:r>
      </w:ins>
    </w:p>
    <w:p w14:paraId="067D96E4" w14:textId="77777777" w:rsidR="00B32317" w:rsidRPr="00A337A7" w:rsidRDefault="00B32317" w:rsidP="00B32317">
      <w:pPr>
        <w:rPr>
          <w:ins w:id="119" w:author="Helena I Mcmonagle" w:date="2024-09-29T16:11:00Z" w16du:dateUtc="2024-09-29T23:11:00Z"/>
          <w:rFonts w:ascii="Times New Roman" w:hAnsi="Times New Roman" w:cs="Times New Roman"/>
        </w:rPr>
      </w:pPr>
    </w:p>
    <w:p w14:paraId="1B126A65" w14:textId="77777777" w:rsidR="00B32317" w:rsidRDefault="00B32317" w:rsidP="00B32317">
      <w:pPr>
        <w:rPr>
          <w:ins w:id="120" w:author="Helena I Mcmonagle" w:date="2024-09-29T16:11:00Z" w16du:dateUtc="2024-09-29T23:11:00Z"/>
          <w:rFonts w:ascii="Times New Roman" w:hAnsi="Times New Roman" w:cs="Times New Roman"/>
        </w:rPr>
      </w:pPr>
      <w:ins w:id="121" w:author="Helena I Mcmonagle" w:date="2024-09-29T16:11:00Z" w16du:dateUtc="2024-09-29T23:11:00Z">
        <w:r w:rsidRPr="00A337A7">
          <w:rPr>
            <w:rFonts w:ascii="Times New Roman" w:hAnsi="Times New Roman" w:cs="Times New Roman"/>
          </w:rPr>
          <w:lastRenderedPageBreak/>
          <w:t xml:space="preserve">Helena McMonagle </w:t>
        </w:r>
      </w:ins>
    </w:p>
    <w:p w14:paraId="2C8855B2" w14:textId="77777777" w:rsidR="00B32317" w:rsidRPr="00A337A7" w:rsidRDefault="00B32317" w:rsidP="00B32317">
      <w:pPr>
        <w:rPr>
          <w:ins w:id="122" w:author="Helena I Mcmonagle" w:date="2024-09-29T16:11:00Z" w16du:dateUtc="2024-09-29T23:11:00Z"/>
          <w:rFonts w:ascii="Times New Roman" w:hAnsi="Times New Roman" w:cs="Times New Roman"/>
        </w:rPr>
      </w:pPr>
    </w:p>
    <w:p w14:paraId="054C5F91" w14:textId="77777777" w:rsidR="00B32317" w:rsidRPr="00A337A7" w:rsidRDefault="00B32317" w:rsidP="00B32317">
      <w:pPr>
        <w:jc w:val="both"/>
        <w:rPr>
          <w:ins w:id="123" w:author="Helena I Mcmonagle" w:date="2024-09-29T16:11:00Z" w16du:dateUtc="2024-09-29T23:11:00Z"/>
          <w:rFonts w:ascii="Times New Roman" w:eastAsia="Times New Roman" w:hAnsi="Times New Roman" w:cs="Times New Roman"/>
        </w:rPr>
      </w:pPr>
      <w:ins w:id="124" w:author="Helena I Mcmonagle" w:date="2024-09-29T16:11:00Z" w16du:dateUtc="2024-09-29T23:11:00Z">
        <w:r w:rsidRPr="00A337A7">
          <w:rPr>
            <w:rFonts w:ascii="Times New Roman" w:eastAsia="Times New Roman" w:hAnsi="Times New Roman" w:cs="Times New Roman"/>
          </w:rPr>
          <w:t>On behalf of co-authors Joel Llopiz, Amy Maas, Deborah Steinberg, Annette Govindarajan, and Timothy Essington</w:t>
        </w:r>
      </w:ins>
    </w:p>
    <w:p w14:paraId="5DFADF3E" w14:textId="77777777" w:rsidR="00B32317" w:rsidRDefault="00B32317" w:rsidP="00B32317">
      <w:pPr>
        <w:rPr>
          <w:ins w:id="125" w:author="Helena I Mcmonagle" w:date="2024-09-29T16:11:00Z" w16du:dateUtc="2024-09-29T23:11:00Z"/>
          <w:rFonts w:ascii="Times New Roman" w:hAnsi="Times New Roman" w:cs="Times New Roman"/>
        </w:rPr>
      </w:pPr>
    </w:p>
    <w:p w14:paraId="7C5335BF" w14:textId="77777777" w:rsidR="00B32317" w:rsidRDefault="00B32317" w:rsidP="00B32317">
      <w:pPr>
        <w:rPr>
          <w:ins w:id="126" w:author="Helena I Mcmonagle" w:date="2024-09-29T16:11:00Z" w16du:dateUtc="2024-09-29T23:11:00Z"/>
          <w:rFonts w:ascii="Times New Roman" w:hAnsi="Times New Roman" w:cs="Times New Roman"/>
        </w:rPr>
      </w:pPr>
    </w:p>
    <w:p w14:paraId="1F41D3A1" w14:textId="77777777" w:rsidR="00B32317" w:rsidRPr="00BF2F57" w:rsidRDefault="00B32317" w:rsidP="00B32317">
      <w:pPr>
        <w:rPr>
          <w:ins w:id="127" w:author="Helena I Mcmonagle" w:date="2024-09-29T16:11:00Z" w16du:dateUtc="2024-09-29T23:11:00Z"/>
          <w:rFonts w:ascii="Times New Roman" w:hAnsi="Times New Roman" w:cs="Times New Roman"/>
          <w:b/>
          <w:bCs/>
          <w:sz w:val="32"/>
          <w:szCs w:val="32"/>
        </w:rPr>
      </w:pPr>
      <w:ins w:id="128" w:author="Helena I Mcmonagle" w:date="2024-09-29T16:11:00Z" w16du:dateUtc="2024-09-29T23:11:00Z">
        <w:r w:rsidRPr="00BF2F57">
          <w:rPr>
            <w:rFonts w:ascii="Times New Roman" w:hAnsi="Times New Roman" w:cs="Times New Roman"/>
            <w:b/>
            <w:bCs/>
            <w:sz w:val="32"/>
            <w:szCs w:val="32"/>
          </w:rPr>
          <w:t>Response to Editor comments:</w:t>
        </w:r>
      </w:ins>
    </w:p>
    <w:p w14:paraId="3B6088E7" w14:textId="77777777" w:rsidR="00B32317" w:rsidRDefault="00B32317" w:rsidP="00B32317">
      <w:pPr>
        <w:rPr>
          <w:ins w:id="129" w:author="Helena I Mcmonagle" w:date="2024-09-29T16:11:00Z" w16du:dateUtc="2024-09-29T23:11:00Z"/>
          <w:rFonts w:ascii="Times New Roman" w:hAnsi="Times New Roman" w:cs="Times New Roman"/>
          <w:b/>
          <w:bCs/>
        </w:rPr>
      </w:pPr>
    </w:p>
    <w:p w14:paraId="0170CF5A" w14:textId="77777777" w:rsidR="00B32317" w:rsidRPr="00937F7E" w:rsidRDefault="00B32317" w:rsidP="00B32317">
      <w:pPr>
        <w:autoSpaceDE w:val="0"/>
        <w:autoSpaceDN w:val="0"/>
        <w:adjustRightInd w:val="0"/>
        <w:rPr>
          <w:ins w:id="130" w:author="Helena I Mcmonagle" w:date="2024-09-29T16:11:00Z" w16du:dateUtc="2024-09-29T23:11:00Z"/>
          <w:rFonts w:ascii="Times New Roman" w:hAnsi="Times New Roman" w:cs="Times New Roman"/>
          <w:i/>
          <w:iCs/>
        </w:rPr>
      </w:pPr>
      <w:ins w:id="131" w:author="Helena I Mcmonagle" w:date="2024-09-29T16:11:00Z" w16du:dateUtc="2024-09-29T23:11:00Z">
        <w:r w:rsidRPr="00937F7E">
          <w:rPr>
            <w:rFonts w:ascii="Times New Roman" w:hAnsi="Times New Roman" w:cs="Times New Roman"/>
            <w:i/>
            <w:iCs/>
          </w:rPr>
          <w:t>Thank you for your work on this interesting study and your submission to ICES. Both reviewers and I agree that the manuscript provides timely and important information and has strong potential to be a valuable</w:t>
        </w:r>
        <w:r>
          <w:rPr>
            <w:rFonts w:ascii="Times New Roman" w:hAnsi="Times New Roman" w:cs="Times New Roman"/>
            <w:i/>
            <w:iCs/>
          </w:rPr>
          <w:t xml:space="preserve"> </w:t>
        </w:r>
        <w:r w:rsidRPr="00937F7E">
          <w:rPr>
            <w:rFonts w:ascii="Times New Roman" w:hAnsi="Times New Roman" w:cs="Times New Roman"/>
            <w:i/>
            <w:iCs/>
          </w:rPr>
          <w:t>contribution to the literature. To strengthen the paper, the reviewers raise thoughtful points below. We look forward to considering the manuscript for publication following revision according to these comments.</w:t>
        </w:r>
      </w:ins>
    </w:p>
    <w:p w14:paraId="5FCF6378" w14:textId="77777777" w:rsidR="00B32317" w:rsidRPr="00937F7E" w:rsidRDefault="00B32317" w:rsidP="00B32317">
      <w:pPr>
        <w:autoSpaceDE w:val="0"/>
        <w:autoSpaceDN w:val="0"/>
        <w:adjustRightInd w:val="0"/>
        <w:rPr>
          <w:ins w:id="132" w:author="Helena I Mcmonagle" w:date="2024-09-29T16:11:00Z" w16du:dateUtc="2024-09-29T23:11:00Z"/>
          <w:rFonts w:ascii="Times New Roman" w:hAnsi="Times New Roman" w:cs="Times New Roman"/>
          <w:i/>
          <w:iCs/>
        </w:rPr>
      </w:pPr>
    </w:p>
    <w:p w14:paraId="3227E024" w14:textId="77777777" w:rsidR="00B32317" w:rsidRPr="00937F7E" w:rsidRDefault="00B32317" w:rsidP="00B32317">
      <w:pPr>
        <w:autoSpaceDE w:val="0"/>
        <w:autoSpaceDN w:val="0"/>
        <w:adjustRightInd w:val="0"/>
        <w:rPr>
          <w:ins w:id="133" w:author="Helena I Mcmonagle" w:date="2024-09-29T16:11:00Z" w16du:dateUtc="2024-09-29T23:11:00Z"/>
          <w:rFonts w:ascii="Times New Roman" w:hAnsi="Times New Roman" w:cs="Times New Roman"/>
        </w:rPr>
      </w:pPr>
      <w:ins w:id="134" w:author="Helena I Mcmonagle" w:date="2024-09-29T16:11:00Z" w16du:dateUtc="2024-09-29T23:11:00Z">
        <w:r w:rsidRPr="00937F7E">
          <w:rPr>
            <w:rFonts w:ascii="Times New Roman" w:hAnsi="Times New Roman" w:cs="Times New Roman"/>
          </w:rPr>
          <w:t xml:space="preserve">Thank you for this feedback! We appreciated all these thoughtful suggestions, and </w:t>
        </w:r>
        <w:r>
          <w:rPr>
            <w:rFonts w:ascii="Times New Roman" w:hAnsi="Times New Roman" w:cs="Times New Roman"/>
          </w:rPr>
          <w:t>believe</w:t>
        </w:r>
        <w:r w:rsidRPr="00937F7E">
          <w:rPr>
            <w:rFonts w:ascii="Times New Roman" w:hAnsi="Times New Roman" w:cs="Times New Roman"/>
          </w:rPr>
          <w:t xml:space="preserve"> that our revisions have substantially improved the manuscript by addressing these peer review comments. </w:t>
        </w:r>
      </w:ins>
    </w:p>
    <w:p w14:paraId="3ECE9973" w14:textId="77777777" w:rsidR="00B32317" w:rsidRPr="00937F7E" w:rsidRDefault="00B32317" w:rsidP="00B32317">
      <w:pPr>
        <w:rPr>
          <w:ins w:id="135" w:author="Helena I Mcmonagle" w:date="2024-09-29T16:11:00Z" w16du:dateUtc="2024-09-29T23:11:00Z"/>
          <w:rFonts w:ascii="Times New Roman" w:hAnsi="Times New Roman" w:cs="Times New Roman"/>
          <w:b/>
          <w:bCs/>
        </w:rPr>
      </w:pPr>
    </w:p>
    <w:p w14:paraId="16E1987D" w14:textId="77777777" w:rsidR="00B32317" w:rsidRPr="00937F7E" w:rsidRDefault="00B32317" w:rsidP="00B32317">
      <w:pPr>
        <w:autoSpaceDE w:val="0"/>
        <w:autoSpaceDN w:val="0"/>
        <w:adjustRightInd w:val="0"/>
        <w:rPr>
          <w:ins w:id="136" w:author="Helena I Mcmonagle" w:date="2024-09-29T16:11:00Z" w16du:dateUtc="2024-09-29T23:11:00Z"/>
          <w:rFonts w:ascii="Times New Roman" w:hAnsi="Times New Roman" w:cs="Times New Roman"/>
          <w:i/>
          <w:iCs/>
        </w:rPr>
      </w:pPr>
      <w:ins w:id="137" w:author="Helena I Mcmonagle" w:date="2024-09-29T16:11:00Z" w16du:dateUtc="2024-09-29T23:11:00Z">
        <w:r w:rsidRPr="00937F7E">
          <w:rPr>
            <w:rFonts w:ascii="Times New Roman" w:hAnsi="Times New Roman" w:cs="Times New Roman"/>
            <w:i/>
            <w:iCs/>
          </w:rPr>
          <w:t>I agree with the reviewers that important details from the supplemental material should be moved to the main text of the manuscript. In addition to making the changes asked for by the reviewers, please briefly describe</w:t>
        </w:r>
        <w:r>
          <w:rPr>
            <w:rFonts w:ascii="Times New Roman" w:hAnsi="Times New Roman" w:cs="Times New Roman"/>
            <w:i/>
            <w:iCs/>
          </w:rPr>
          <w:t xml:space="preserve"> </w:t>
        </w:r>
        <w:r w:rsidRPr="00937F7E">
          <w:rPr>
            <w:rFonts w:ascii="Times New Roman" w:hAnsi="Times New Roman" w:cs="Times New Roman"/>
            <w:i/>
            <w:iCs/>
          </w:rPr>
          <w:t>the methods of Appendix A in the main text associated with line 148. Please also briefly summarize the gut contents in Appendix F in the results.</w:t>
        </w:r>
      </w:ins>
    </w:p>
    <w:p w14:paraId="67A3A05D" w14:textId="77777777" w:rsidR="00B32317" w:rsidRPr="00937F7E" w:rsidRDefault="00B32317" w:rsidP="00B32317">
      <w:pPr>
        <w:autoSpaceDE w:val="0"/>
        <w:autoSpaceDN w:val="0"/>
        <w:adjustRightInd w:val="0"/>
        <w:rPr>
          <w:ins w:id="138" w:author="Helena I Mcmonagle" w:date="2024-09-29T16:11:00Z" w16du:dateUtc="2024-09-29T23:11:00Z"/>
          <w:rFonts w:ascii="Times New Roman" w:hAnsi="Times New Roman" w:cs="Times New Roman"/>
          <w:i/>
          <w:iCs/>
        </w:rPr>
      </w:pPr>
    </w:p>
    <w:p w14:paraId="0B4C0F64" w14:textId="77777777" w:rsidR="00B32317" w:rsidRPr="00937F7E" w:rsidRDefault="00B32317" w:rsidP="00B32317">
      <w:pPr>
        <w:rPr>
          <w:ins w:id="139" w:author="Helena I Mcmonagle" w:date="2024-09-29T16:11:00Z" w16du:dateUtc="2024-09-29T23:11:00Z"/>
          <w:rFonts w:ascii="Times New Roman" w:hAnsi="Times New Roman" w:cs="Times New Roman"/>
        </w:rPr>
      </w:pPr>
      <w:ins w:id="140" w:author="Helena I Mcmonagle" w:date="2024-09-29T16:11:00Z" w16du:dateUtc="2024-09-29T23:11:00Z">
        <w:r w:rsidRPr="00937F7E">
          <w:rPr>
            <w:rFonts w:ascii="Times New Roman" w:hAnsi="Times New Roman" w:cs="Times New Roman"/>
          </w:rPr>
          <w:t xml:space="preserve">Line 148 (now line </w:t>
        </w:r>
        <w:r>
          <w:rPr>
            <w:rFonts w:ascii="Times New Roman" w:hAnsi="Times New Roman" w:cs="Times New Roman"/>
          </w:rPr>
          <w:t>164</w:t>
        </w:r>
        <w:r w:rsidRPr="00937F7E">
          <w:rPr>
            <w:rFonts w:ascii="Times New Roman" w:hAnsi="Times New Roman" w:cs="Times New Roman"/>
          </w:rPr>
          <w:t>): We agree it would be good to briefly describe the DNA barcoding methods in the main text rather than fully relying on the Appendix A</w:t>
        </w:r>
        <w:r>
          <w:rPr>
            <w:rFonts w:ascii="Times New Roman" w:hAnsi="Times New Roman" w:cs="Times New Roman"/>
          </w:rPr>
          <w:t xml:space="preserve"> and we have done that now starting at line 170</w:t>
        </w:r>
        <w:r w:rsidRPr="00937F7E">
          <w:rPr>
            <w:rFonts w:ascii="Times New Roman" w:hAnsi="Times New Roman" w:cs="Times New Roman"/>
          </w:rPr>
          <w:t xml:space="preserve">. </w:t>
        </w:r>
      </w:ins>
    </w:p>
    <w:p w14:paraId="7FF72F9D" w14:textId="77777777" w:rsidR="00B32317" w:rsidRPr="00937F7E" w:rsidRDefault="00B32317" w:rsidP="00B32317">
      <w:pPr>
        <w:rPr>
          <w:ins w:id="141" w:author="Helena I Mcmonagle" w:date="2024-09-29T16:11:00Z" w16du:dateUtc="2024-09-29T23:11:00Z"/>
          <w:rFonts w:ascii="Times New Roman" w:hAnsi="Times New Roman" w:cs="Times New Roman"/>
        </w:rPr>
      </w:pPr>
    </w:p>
    <w:p w14:paraId="48EA9465" w14:textId="77777777" w:rsidR="00B32317" w:rsidRPr="00937F7E" w:rsidRDefault="00B32317" w:rsidP="00B32317">
      <w:pPr>
        <w:rPr>
          <w:ins w:id="142" w:author="Helena I Mcmonagle" w:date="2024-09-29T16:11:00Z" w16du:dateUtc="2024-09-29T23:11:00Z"/>
          <w:rFonts w:ascii="Times New Roman" w:hAnsi="Times New Roman" w:cs="Times New Roman"/>
        </w:rPr>
      </w:pPr>
      <w:ins w:id="143" w:author="Helena I Mcmonagle" w:date="2024-09-29T16:11:00Z" w16du:dateUtc="2024-09-29T23:11:00Z">
        <w:r>
          <w:rPr>
            <w:rFonts w:ascii="Times New Roman" w:hAnsi="Times New Roman" w:cs="Times New Roman"/>
          </w:rPr>
          <w:t>Regarding the s</w:t>
        </w:r>
        <w:r w:rsidRPr="00905ECE">
          <w:rPr>
            <w:rFonts w:ascii="Times New Roman" w:hAnsi="Times New Roman" w:cs="Times New Roman"/>
          </w:rPr>
          <w:t xml:space="preserve">uggestion about Appendix F: </w:t>
        </w:r>
        <w:r w:rsidRPr="00F879AB">
          <w:rPr>
            <w:rFonts w:ascii="Times New Roman" w:hAnsi="Times New Roman" w:cs="Times New Roman"/>
          </w:rPr>
          <w:t xml:space="preserve">Great idea. We have briefly summarized the results of the gut content analysis </w:t>
        </w:r>
        <w:r w:rsidRPr="00905ECE">
          <w:rPr>
            <w:rFonts w:ascii="Times New Roman" w:hAnsi="Times New Roman" w:cs="Times New Roman"/>
          </w:rPr>
          <w:t xml:space="preserve">right after Figure 6 (currently lines </w:t>
        </w:r>
        <w:r>
          <w:rPr>
            <w:rFonts w:ascii="Times New Roman" w:hAnsi="Times New Roman" w:cs="Times New Roman"/>
          </w:rPr>
          <w:t>506-511</w:t>
        </w:r>
        <w:r w:rsidRPr="00937F7E">
          <w:rPr>
            <w:rFonts w:ascii="Times New Roman" w:hAnsi="Times New Roman" w:cs="Times New Roman"/>
          </w:rPr>
          <w:t xml:space="preserve">). </w:t>
        </w:r>
      </w:ins>
    </w:p>
    <w:p w14:paraId="6A4BB1FE" w14:textId="77777777" w:rsidR="00B32317" w:rsidRPr="00937F7E" w:rsidRDefault="00B32317" w:rsidP="00B32317">
      <w:pPr>
        <w:rPr>
          <w:ins w:id="144" w:author="Helena I Mcmonagle" w:date="2024-09-29T16:11:00Z" w16du:dateUtc="2024-09-29T23:11:00Z"/>
          <w:rFonts w:ascii="Times New Roman" w:hAnsi="Times New Roman" w:cs="Times New Roman"/>
        </w:rPr>
      </w:pPr>
    </w:p>
    <w:p w14:paraId="74F84C2A" w14:textId="77777777" w:rsidR="00B32317" w:rsidRPr="00937F7E" w:rsidRDefault="00B32317" w:rsidP="00B32317">
      <w:pPr>
        <w:autoSpaceDE w:val="0"/>
        <w:autoSpaceDN w:val="0"/>
        <w:adjustRightInd w:val="0"/>
        <w:rPr>
          <w:ins w:id="145" w:author="Helena I Mcmonagle" w:date="2024-09-29T16:11:00Z" w16du:dateUtc="2024-09-29T23:11:00Z"/>
          <w:rFonts w:ascii="Times New Roman" w:hAnsi="Times New Roman" w:cs="Times New Roman"/>
          <w:i/>
          <w:iCs/>
        </w:rPr>
      </w:pPr>
      <w:ins w:id="146" w:author="Helena I Mcmonagle" w:date="2024-09-29T16:11:00Z" w16du:dateUtc="2024-09-29T23:11:00Z">
        <w:r w:rsidRPr="00937F7E">
          <w:rPr>
            <w:rFonts w:ascii="Times New Roman" w:hAnsi="Times New Roman" w:cs="Times New Roman"/>
            <w:i/>
            <w:iCs/>
          </w:rPr>
          <w:t>From a writing perspective, there are a few places where stronger resolving sentences could improve the clarity and impact of the paper. For example, in lines 319, 504, 513, and 549, the messages of these paragraphs</w:t>
        </w:r>
        <w:r>
          <w:rPr>
            <w:rFonts w:ascii="Times New Roman" w:hAnsi="Times New Roman" w:cs="Times New Roman"/>
            <w:i/>
            <w:iCs/>
          </w:rPr>
          <w:t xml:space="preserve"> </w:t>
        </w:r>
        <w:r w:rsidRPr="00937F7E">
          <w:rPr>
            <w:rFonts w:ascii="Times New Roman" w:hAnsi="Times New Roman" w:cs="Times New Roman"/>
            <w:i/>
            <w:iCs/>
          </w:rPr>
          <w:t>could be explicitly stated to conclude these sections and connect to the implications of these points.</w:t>
        </w:r>
      </w:ins>
    </w:p>
    <w:p w14:paraId="748EE0DD" w14:textId="77777777" w:rsidR="00B32317" w:rsidRPr="00937F7E" w:rsidRDefault="00B32317" w:rsidP="00B32317">
      <w:pPr>
        <w:rPr>
          <w:ins w:id="147" w:author="Helena I Mcmonagle" w:date="2024-09-29T16:11:00Z" w16du:dateUtc="2024-09-29T23:11:00Z"/>
          <w:rFonts w:ascii="Times New Roman" w:hAnsi="Times New Roman" w:cs="Times New Roman"/>
        </w:rPr>
      </w:pPr>
    </w:p>
    <w:p w14:paraId="285576FF" w14:textId="77777777" w:rsidR="00B32317" w:rsidRPr="00937F7E" w:rsidRDefault="00B32317" w:rsidP="00B32317">
      <w:pPr>
        <w:rPr>
          <w:ins w:id="148" w:author="Helena I Mcmonagle" w:date="2024-09-29T16:11:00Z" w16du:dateUtc="2024-09-29T23:11:00Z"/>
          <w:rFonts w:ascii="Times New Roman" w:hAnsi="Times New Roman" w:cs="Times New Roman"/>
        </w:rPr>
      </w:pPr>
      <w:ins w:id="149" w:author="Helena I Mcmonagle" w:date="2024-09-29T16:11:00Z" w16du:dateUtc="2024-09-29T23:11:00Z">
        <w:r w:rsidRPr="00937F7E">
          <w:rPr>
            <w:rFonts w:ascii="Times New Roman" w:hAnsi="Times New Roman" w:cs="Times New Roman"/>
          </w:rPr>
          <w:t>Thanks for the suggestion to be more explicit in our conclusions. We have provided more explicit take-home messages to these paragraphs:</w:t>
        </w:r>
      </w:ins>
    </w:p>
    <w:p w14:paraId="71C2E016" w14:textId="77777777" w:rsidR="00B32317" w:rsidRPr="00937F7E" w:rsidRDefault="00B32317" w:rsidP="00B32317">
      <w:pPr>
        <w:pStyle w:val="ListParagraph"/>
        <w:numPr>
          <w:ilvl w:val="0"/>
          <w:numId w:val="1"/>
        </w:numPr>
        <w:rPr>
          <w:ins w:id="150" w:author="Helena I Mcmonagle" w:date="2024-09-29T16:11:00Z" w16du:dateUtc="2024-09-29T23:11:00Z"/>
          <w:rFonts w:ascii="Times New Roman" w:hAnsi="Times New Roman" w:cs="Times New Roman"/>
        </w:rPr>
      </w:pPr>
      <w:ins w:id="151" w:author="Helena I Mcmonagle" w:date="2024-09-29T16:11:00Z" w16du:dateUtc="2024-09-29T23:11:00Z">
        <w:r w:rsidRPr="00937F7E">
          <w:rPr>
            <w:rFonts w:ascii="Times New Roman" w:hAnsi="Times New Roman" w:cs="Times New Roman"/>
          </w:rPr>
          <w:t>Previous line 319, now 3</w:t>
        </w:r>
        <w:r>
          <w:rPr>
            <w:rFonts w:ascii="Times New Roman" w:hAnsi="Times New Roman" w:cs="Times New Roman"/>
          </w:rPr>
          <w:t>84</w:t>
        </w:r>
        <w:r w:rsidRPr="00937F7E">
          <w:rPr>
            <w:rFonts w:ascii="Times New Roman" w:hAnsi="Times New Roman" w:cs="Times New Roman"/>
          </w:rPr>
          <w:t>-3</w:t>
        </w:r>
        <w:r>
          <w:rPr>
            <w:rFonts w:ascii="Times New Roman" w:hAnsi="Times New Roman" w:cs="Times New Roman"/>
          </w:rPr>
          <w:t>88</w:t>
        </w:r>
        <w:r w:rsidRPr="00937F7E">
          <w:rPr>
            <w:rFonts w:ascii="Times New Roman" w:hAnsi="Times New Roman" w:cs="Times New Roman"/>
          </w:rPr>
          <w:t>, regarding the zooplankton counterfactual issue,</w:t>
        </w:r>
      </w:ins>
    </w:p>
    <w:p w14:paraId="5C1BA8D2" w14:textId="77777777" w:rsidR="00B32317" w:rsidRPr="00937F7E" w:rsidRDefault="00B32317" w:rsidP="00B32317">
      <w:pPr>
        <w:pStyle w:val="ListParagraph"/>
        <w:numPr>
          <w:ilvl w:val="0"/>
          <w:numId w:val="1"/>
        </w:numPr>
        <w:rPr>
          <w:ins w:id="152" w:author="Helena I Mcmonagle" w:date="2024-09-29T16:11:00Z" w16du:dateUtc="2024-09-29T23:11:00Z"/>
          <w:rFonts w:ascii="Times New Roman" w:hAnsi="Times New Roman" w:cs="Times New Roman"/>
        </w:rPr>
      </w:pPr>
      <w:ins w:id="153" w:author="Helena I Mcmonagle" w:date="2024-09-29T16:11:00Z" w16du:dateUtc="2024-09-29T23:11:00Z">
        <w:r w:rsidRPr="00937F7E">
          <w:rPr>
            <w:rFonts w:ascii="Times New Roman" w:hAnsi="Times New Roman" w:cs="Times New Roman"/>
          </w:rPr>
          <w:t xml:space="preserve">Previous lines 504 and 513, now line </w:t>
        </w:r>
        <w:r>
          <w:rPr>
            <w:rFonts w:ascii="Times New Roman" w:hAnsi="Times New Roman" w:cs="Times New Roman"/>
          </w:rPr>
          <w:t>617</w:t>
        </w:r>
        <w:r w:rsidRPr="00937F7E">
          <w:rPr>
            <w:rFonts w:ascii="Times New Roman" w:hAnsi="Times New Roman" w:cs="Times New Roman"/>
          </w:rPr>
          <w:t xml:space="preserve">, regarding take-home messages from the paragraphs previously ending in lines 504 and 513 regarding biomass estimation using nets, eDNA and acoustic technology </w:t>
        </w:r>
      </w:ins>
    </w:p>
    <w:p w14:paraId="2C2871A8" w14:textId="77777777" w:rsidR="00B32317" w:rsidRPr="00937F7E" w:rsidRDefault="00B32317" w:rsidP="00B32317">
      <w:pPr>
        <w:pStyle w:val="ListParagraph"/>
        <w:numPr>
          <w:ilvl w:val="0"/>
          <w:numId w:val="1"/>
        </w:numPr>
        <w:rPr>
          <w:ins w:id="154" w:author="Helena I Mcmonagle" w:date="2024-09-29T16:11:00Z" w16du:dateUtc="2024-09-29T23:11:00Z"/>
          <w:rFonts w:ascii="Times New Roman" w:hAnsi="Times New Roman" w:cs="Times New Roman"/>
        </w:rPr>
      </w:pPr>
      <w:ins w:id="155" w:author="Helena I Mcmonagle" w:date="2024-09-29T16:11:00Z" w16du:dateUtc="2024-09-29T23:11:00Z">
        <w:r w:rsidRPr="00937F7E">
          <w:rPr>
            <w:rFonts w:ascii="Times New Roman" w:hAnsi="Times New Roman" w:cs="Times New Roman"/>
          </w:rPr>
          <w:t>Previous</w:t>
        </w:r>
        <w:r>
          <w:rPr>
            <w:rFonts w:ascii="Times New Roman" w:hAnsi="Times New Roman" w:cs="Times New Roman"/>
          </w:rPr>
          <w:t>ly</w:t>
        </w:r>
        <w:r w:rsidRPr="00937F7E">
          <w:rPr>
            <w:rFonts w:ascii="Times New Roman" w:hAnsi="Times New Roman" w:cs="Times New Roman"/>
          </w:rPr>
          <w:t xml:space="preserve"> line 549, now </w:t>
        </w:r>
        <w:r>
          <w:rPr>
            <w:rFonts w:ascii="Times New Roman" w:hAnsi="Times New Roman" w:cs="Times New Roman"/>
          </w:rPr>
          <w:t>719</w:t>
        </w:r>
        <w:r w:rsidRPr="00937F7E">
          <w:rPr>
            <w:rFonts w:ascii="Times New Roman" w:hAnsi="Times New Roman" w:cs="Times New Roman"/>
          </w:rPr>
          <w:t xml:space="preserve">, regarding the </w:t>
        </w:r>
        <w:r>
          <w:rPr>
            <w:rFonts w:ascii="Times New Roman" w:hAnsi="Times New Roman" w:cs="Times New Roman"/>
          </w:rPr>
          <w:t>unrealistic</w:t>
        </w:r>
        <w:r w:rsidRPr="00937F7E">
          <w:rPr>
            <w:rFonts w:ascii="Times New Roman" w:hAnsi="Times New Roman" w:cs="Times New Roman"/>
          </w:rPr>
          <w:t xml:space="preserve"> but common assumption that predation and other mortality automatically results in downward fish carbon transport </w:t>
        </w:r>
      </w:ins>
    </w:p>
    <w:p w14:paraId="269D0D0E" w14:textId="77777777" w:rsidR="00B32317" w:rsidRPr="00937F7E" w:rsidRDefault="00B32317" w:rsidP="00B32317">
      <w:pPr>
        <w:autoSpaceDE w:val="0"/>
        <w:autoSpaceDN w:val="0"/>
        <w:adjustRightInd w:val="0"/>
        <w:rPr>
          <w:ins w:id="156" w:author="Helena I Mcmonagle" w:date="2024-09-29T16:11:00Z" w16du:dateUtc="2024-09-29T23:11:00Z"/>
          <w:rFonts w:ascii="Times New Roman" w:hAnsi="Times New Roman" w:cs="Times New Roman"/>
          <w:i/>
          <w:iCs/>
        </w:rPr>
      </w:pPr>
    </w:p>
    <w:p w14:paraId="720A8F73" w14:textId="77777777" w:rsidR="00B32317" w:rsidRPr="00937F7E" w:rsidRDefault="00B32317" w:rsidP="00B32317">
      <w:pPr>
        <w:autoSpaceDE w:val="0"/>
        <w:autoSpaceDN w:val="0"/>
        <w:adjustRightInd w:val="0"/>
        <w:rPr>
          <w:ins w:id="157" w:author="Helena I Mcmonagle" w:date="2024-09-29T16:11:00Z" w16du:dateUtc="2024-09-29T23:11:00Z"/>
          <w:rFonts w:ascii="Times New Roman" w:hAnsi="Times New Roman" w:cs="Times New Roman"/>
          <w:i/>
          <w:iCs/>
        </w:rPr>
      </w:pPr>
      <w:ins w:id="158" w:author="Helena I Mcmonagle" w:date="2024-09-29T16:11:00Z" w16du:dateUtc="2024-09-29T23:11:00Z">
        <w:r w:rsidRPr="00937F7E">
          <w:rPr>
            <w:rFonts w:ascii="Times New Roman" w:hAnsi="Times New Roman" w:cs="Times New Roman"/>
            <w:i/>
            <w:iCs/>
          </w:rPr>
          <w:lastRenderedPageBreak/>
          <w:t>Please check the figure presentation for color-blind accessibility to support a broader readership. For example, in addition to the color codes for family on Figure 3, add text labels grouping each family.</w:t>
        </w:r>
      </w:ins>
    </w:p>
    <w:p w14:paraId="1A2E25EA" w14:textId="77777777" w:rsidR="00B32317" w:rsidRPr="00937F7E" w:rsidRDefault="00B32317" w:rsidP="00B32317">
      <w:pPr>
        <w:rPr>
          <w:ins w:id="159" w:author="Helena I Mcmonagle" w:date="2024-09-29T16:11:00Z" w16du:dateUtc="2024-09-29T23:11:00Z"/>
          <w:rFonts w:ascii="Times New Roman" w:hAnsi="Times New Roman" w:cs="Times New Roman"/>
        </w:rPr>
      </w:pPr>
    </w:p>
    <w:p w14:paraId="77715480" w14:textId="77777777" w:rsidR="00B32317" w:rsidRPr="00937F7E" w:rsidRDefault="00B32317" w:rsidP="00B32317">
      <w:pPr>
        <w:rPr>
          <w:ins w:id="160" w:author="Helena I Mcmonagle" w:date="2024-09-29T16:11:00Z" w16du:dateUtc="2024-09-29T23:11:00Z"/>
          <w:rFonts w:ascii="Times New Roman" w:hAnsi="Times New Roman" w:cs="Times New Roman"/>
        </w:rPr>
      </w:pPr>
      <w:ins w:id="161" w:author="Helena I Mcmonagle" w:date="2024-09-29T16:11:00Z" w16du:dateUtc="2024-09-29T23:11:00Z">
        <w:r w:rsidRPr="00937F7E">
          <w:rPr>
            <w:rFonts w:ascii="Times New Roman" w:hAnsi="Times New Roman" w:cs="Times New Roman"/>
          </w:rPr>
          <w:t xml:space="preserve">Good reminder about color-blind accessibility. We have used </w:t>
        </w:r>
        <w:proofErr w:type="spellStart"/>
        <w:r w:rsidRPr="00937F7E">
          <w:rPr>
            <w:rFonts w:ascii="Times New Roman" w:hAnsi="Times New Roman" w:cs="Times New Roman"/>
          </w:rPr>
          <w:t>ggplot’s</w:t>
        </w:r>
        <w:proofErr w:type="spellEnd"/>
        <w:r w:rsidRPr="00937F7E">
          <w:rPr>
            <w:rFonts w:ascii="Times New Roman" w:hAnsi="Times New Roman" w:cs="Times New Roman"/>
          </w:rPr>
          <w:t xml:space="preserve"> “Dark2” color palette, which is color-blind friendly. We agree with your suggestion to also add text labels where possible and have added these labels in the caption of Figure 3. </w:t>
        </w:r>
      </w:ins>
    </w:p>
    <w:p w14:paraId="51C3B22D" w14:textId="77777777" w:rsidR="00B32317" w:rsidRPr="00937F7E" w:rsidRDefault="00B32317" w:rsidP="00B32317">
      <w:pPr>
        <w:autoSpaceDE w:val="0"/>
        <w:autoSpaceDN w:val="0"/>
        <w:adjustRightInd w:val="0"/>
        <w:rPr>
          <w:ins w:id="162" w:author="Helena I Mcmonagle" w:date="2024-09-29T16:11:00Z" w16du:dateUtc="2024-09-29T23:11:00Z"/>
          <w:rFonts w:ascii="Times New Roman" w:hAnsi="Times New Roman" w:cs="Times New Roman"/>
          <w:i/>
          <w:iCs/>
        </w:rPr>
      </w:pPr>
    </w:p>
    <w:p w14:paraId="5B9755F7" w14:textId="77777777" w:rsidR="00B32317" w:rsidRPr="00A600BC" w:rsidRDefault="00B32317" w:rsidP="00B32317">
      <w:pPr>
        <w:autoSpaceDE w:val="0"/>
        <w:autoSpaceDN w:val="0"/>
        <w:adjustRightInd w:val="0"/>
        <w:rPr>
          <w:ins w:id="163" w:author="Helena I Mcmonagle" w:date="2024-09-29T16:11:00Z" w16du:dateUtc="2024-09-29T23:11:00Z"/>
          <w:rFonts w:ascii="Times New Roman" w:hAnsi="Times New Roman" w:cs="Times New Roman"/>
          <w:i/>
          <w:iCs/>
        </w:rPr>
      </w:pPr>
      <w:ins w:id="164" w:author="Helena I Mcmonagle" w:date="2024-09-29T16:11:00Z" w16du:dateUtc="2024-09-29T23:11:00Z">
        <w:r w:rsidRPr="00937F7E">
          <w:rPr>
            <w:rFonts w:ascii="Times New Roman" w:hAnsi="Times New Roman" w:cs="Times New Roman"/>
            <w:i/>
            <w:iCs/>
          </w:rPr>
          <w:t>Thank you for publishing your data and code, these efforts greatly enhance research reproducibility and transparency, and we appreciate your work to provide these valuable resources. The reviewer’s comment about a</w:t>
        </w:r>
        <w:r>
          <w:rPr>
            <w:rFonts w:ascii="Times New Roman" w:hAnsi="Times New Roman" w:cs="Times New Roman"/>
            <w:i/>
            <w:iCs/>
          </w:rPr>
          <w:t xml:space="preserve"> </w:t>
        </w:r>
        <w:r w:rsidRPr="00937F7E">
          <w:rPr>
            <w:rFonts w:ascii="Times New Roman" w:hAnsi="Times New Roman" w:cs="Times New Roman"/>
            <w:i/>
            <w:iCs/>
          </w:rPr>
          <w:t xml:space="preserve">repository with a </w:t>
        </w:r>
        <w:proofErr w:type="spellStart"/>
        <w:r w:rsidRPr="00937F7E">
          <w:rPr>
            <w:rFonts w:ascii="Times New Roman" w:hAnsi="Times New Roman" w:cs="Times New Roman"/>
            <w:i/>
            <w:iCs/>
          </w:rPr>
          <w:t>doi</w:t>
        </w:r>
        <w:proofErr w:type="spellEnd"/>
        <w:r w:rsidRPr="00937F7E">
          <w:rPr>
            <w:rFonts w:ascii="Times New Roman" w:hAnsi="Times New Roman" w:cs="Times New Roman"/>
            <w:i/>
            <w:iCs/>
          </w:rPr>
          <w:t xml:space="preserve"> number would help increase the long-term availability of these and the impact of the study.</w:t>
        </w:r>
      </w:ins>
    </w:p>
    <w:p w14:paraId="57C9DAF7" w14:textId="77777777" w:rsidR="00B32317" w:rsidRPr="00937F7E" w:rsidRDefault="00B32317" w:rsidP="00B32317">
      <w:pPr>
        <w:rPr>
          <w:ins w:id="165" w:author="Helena I Mcmonagle" w:date="2024-09-29T16:11:00Z" w16du:dateUtc="2024-09-29T23:11:00Z"/>
          <w:rFonts w:ascii="Times New Roman" w:hAnsi="Times New Roman" w:cs="Times New Roman"/>
        </w:rPr>
      </w:pPr>
    </w:p>
    <w:p w14:paraId="75E227B2" w14:textId="77777777" w:rsidR="00B32317" w:rsidRPr="00937F7E" w:rsidRDefault="00B32317" w:rsidP="00B32317">
      <w:pPr>
        <w:rPr>
          <w:ins w:id="166" w:author="Helena I Mcmonagle" w:date="2024-09-29T16:11:00Z" w16du:dateUtc="2024-09-29T23:11:00Z"/>
          <w:rFonts w:ascii="Times New Roman" w:hAnsi="Times New Roman" w:cs="Times New Roman"/>
        </w:rPr>
      </w:pPr>
      <w:ins w:id="167" w:author="Helena I Mcmonagle" w:date="2024-09-29T16:11:00Z" w16du:dateUtc="2024-09-29T23:11:00Z">
        <w:r w:rsidRPr="00937F7E">
          <w:rPr>
            <w:rFonts w:ascii="Times New Roman" w:hAnsi="Times New Roman" w:cs="Times New Roman"/>
          </w:rPr>
          <w:t xml:space="preserve">Appreciate the feedback about open and reproducible science. This is really important to us too, and we will make data available via </w:t>
        </w:r>
        <w:proofErr w:type="spellStart"/>
        <w:r w:rsidRPr="00937F7E">
          <w:rPr>
            <w:rFonts w:ascii="Times New Roman" w:hAnsi="Times New Roman" w:cs="Times New Roman"/>
          </w:rPr>
          <w:t>SeaBASS</w:t>
        </w:r>
        <w:proofErr w:type="spellEnd"/>
        <w:r w:rsidRPr="00937F7E">
          <w:rPr>
            <w:rFonts w:ascii="Times New Roman" w:hAnsi="Times New Roman" w:cs="Times New Roman"/>
          </w:rPr>
          <w:t xml:space="preserve"> (managed by NASA) with a permanent DOI upon the proof stage prior to publication (in case any further edits from the peer review process are required before that point). </w:t>
        </w:r>
      </w:ins>
    </w:p>
    <w:p w14:paraId="0019BC12" w14:textId="77777777" w:rsidR="00B32317" w:rsidRPr="00937F7E" w:rsidRDefault="00B32317" w:rsidP="00B32317">
      <w:pPr>
        <w:rPr>
          <w:ins w:id="168" w:author="Helena I Mcmonagle" w:date="2024-09-29T16:11:00Z" w16du:dateUtc="2024-09-29T23:11:00Z"/>
          <w:rFonts w:ascii="Times New Roman" w:hAnsi="Times New Roman" w:cs="Times New Roman"/>
        </w:rPr>
      </w:pPr>
    </w:p>
    <w:p w14:paraId="7650C14C" w14:textId="77777777" w:rsidR="00B32317" w:rsidRPr="00937F7E" w:rsidRDefault="00B32317" w:rsidP="00B32317">
      <w:pPr>
        <w:autoSpaceDE w:val="0"/>
        <w:autoSpaceDN w:val="0"/>
        <w:adjustRightInd w:val="0"/>
        <w:rPr>
          <w:ins w:id="169" w:author="Helena I Mcmonagle" w:date="2024-09-29T16:11:00Z" w16du:dateUtc="2024-09-29T23:11:00Z"/>
          <w:rFonts w:ascii="Times New Roman" w:hAnsi="Times New Roman" w:cs="Times New Roman"/>
          <w:i/>
          <w:iCs/>
        </w:rPr>
      </w:pPr>
      <w:ins w:id="170" w:author="Helena I Mcmonagle" w:date="2024-09-29T16:11:00Z" w16du:dateUtc="2024-09-29T23:11:00Z">
        <w:r w:rsidRPr="00937F7E">
          <w:rPr>
            <w:rFonts w:ascii="Times New Roman" w:hAnsi="Times New Roman" w:cs="Times New Roman"/>
            <w:i/>
            <w:iCs/>
          </w:rPr>
          <w:t>Minor comments:</w:t>
        </w:r>
      </w:ins>
    </w:p>
    <w:p w14:paraId="13147ABF" w14:textId="77777777" w:rsidR="00B32317" w:rsidRDefault="00B32317" w:rsidP="00B32317">
      <w:pPr>
        <w:autoSpaceDE w:val="0"/>
        <w:autoSpaceDN w:val="0"/>
        <w:adjustRightInd w:val="0"/>
        <w:rPr>
          <w:ins w:id="171" w:author="Helena I Mcmonagle" w:date="2024-09-29T16:11:00Z" w16du:dateUtc="2024-09-29T23:11:00Z"/>
          <w:rFonts w:ascii="Times New Roman" w:hAnsi="Times New Roman" w:cs="Times New Roman"/>
          <w:i/>
          <w:iCs/>
        </w:rPr>
      </w:pPr>
      <w:ins w:id="172" w:author="Helena I Mcmonagle" w:date="2024-09-29T16:11:00Z" w16du:dateUtc="2024-09-29T23:11:00Z">
        <w:r w:rsidRPr="00937F7E">
          <w:rPr>
            <w:rFonts w:ascii="Times New Roman" w:hAnsi="Times New Roman" w:cs="Times New Roman"/>
            <w:i/>
            <w:iCs/>
          </w:rPr>
          <w:t>L470: Briefly explaining here why this study site requires this remineralization depth would help the reader understand applicability of these findings to other sites.</w:t>
        </w:r>
      </w:ins>
    </w:p>
    <w:p w14:paraId="13B5B55A" w14:textId="77777777" w:rsidR="00B32317" w:rsidRDefault="00B32317" w:rsidP="00B32317">
      <w:pPr>
        <w:autoSpaceDE w:val="0"/>
        <w:autoSpaceDN w:val="0"/>
        <w:adjustRightInd w:val="0"/>
        <w:rPr>
          <w:ins w:id="173" w:author="Helena I Mcmonagle" w:date="2024-09-29T16:11:00Z" w16du:dateUtc="2024-09-29T23:11:00Z"/>
          <w:rFonts w:ascii="Times New Roman" w:hAnsi="Times New Roman" w:cs="Times New Roman"/>
          <w:i/>
          <w:iCs/>
        </w:rPr>
      </w:pPr>
    </w:p>
    <w:p w14:paraId="3CFAE781" w14:textId="77777777" w:rsidR="00B32317" w:rsidRPr="00A600BC" w:rsidRDefault="00B32317" w:rsidP="00B32317">
      <w:pPr>
        <w:autoSpaceDE w:val="0"/>
        <w:autoSpaceDN w:val="0"/>
        <w:adjustRightInd w:val="0"/>
        <w:rPr>
          <w:ins w:id="174" w:author="Helena I Mcmonagle" w:date="2024-09-29T16:11:00Z" w16du:dateUtc="2024-09-29T23:11:00Z"/>
          <w:rFonts w:ascii="Times New Roman" w:hAnsi="Times New Roman" w:cs="Times New Roman"/>
        </w:rPr>
      </w:pPr>
      <w:ins w:id="175" w:author="Helena I Mcmonagle" w:date="2024-09-29T16:11:00Z" w16du:dateUtc="2024-09-29T23:11:00Z">
        <w:r>
          <w:rPr>
            <w:rFonts w:ascii="Times New Roman" w:hAnsi="Times New Roman" w:cs="Times New Roman"/>
          </w:rPr>
          <w:t xml:space="preserve">We have reworded and added to this explanation in line 408. </w:t>
        </w:r>
      </w:ins>
    </w:p>
    <w:p w14:paraId="00902758" w14:textId="77777777" w:rsidR="00B32317" w:rsidRPr="00937F7E" w:rsidRDefault="00B32317" w:rsidP="00B32317">
      <w:pPr>
        <w:autoSpaceDE w:val="0"/>
        <w:autoSpaceDN w:val="0"/>
        <w:adjustRightInd w:val="0"/>
        <w:rPr>
          <w:ins w:id="176" w:author="Helena I Mcmonagle" w:date="2024-09-29T16:11:00Z" w16du:dateUtc="2024-09-29T23:11:00Z"/>
          <w:rFonts w:ascii="Times New Roman" w:hAnsi="Times New Roman" w:cs="Times New Roman"/>
          <w:i/>
          <w:iCs/>
        </w:rPr>
      </w:pPr>
    </w:p>
    <w:p w14:paraId="35420887" w14:textId="77777777" w:rsidR="00B32317" w:rsidRDefault="00B32317" w:rsidP="00B32317">
      <w:pPr>
        <w:autoSpaceDE w:val="0"/>
        <w:autoSpaceDN w:val="0"/>
        <w:adjustRightInd w:val="0"/>
        <w:rPr>
          <w:ins w:id="177" w:author="Helena I Mcmonagle" w:date="2024-09-29T16:11:00Z" w16du:dateUtc="2024-09-29T23:11:00Z"/>
          <w:rFonts w:ascii="Times New Roman" w:hAnsi="Times New Roman" w:cs="Times New Roman"/>
          <w:i/>
          <w:iCs/>
        </w:rPr>
      </w:pPr>
      <w:ins w:id="178" w:author="Helena I Mcmonagle" w:date="2024-09-29T16:11:00Z" w16du:dateUtc="2024-09-29T23:11:00Z">
        <w:r w:rsidRPr="00937F7E">
          <w:rPr>
            <w:rFonts w:ascii="Times New Roman" w:hAnsi="Times New Roman" w:cs="Times New Roman"/>
            <w:i/>
            <w:iCs/>
          </w:rPr>
          <w:t>L579: This discussion of the mixed layer depth variation is an important consideration that could be strengthened if the idea were set up in the introduction and then directly connected to the current data in the discussion.</w:t>
        </w:r>
      </w:ins>
    </w:p>
    <w:p w14:paraId="414DE74E" w14:textId="77777777" w:rsidR="00B32317" w:rsidRDefault="00B32317" w:rsidP="00B32317">
      <w:pPr>
        <w:autoSpaceDE w:val="0"/>
        <w:autoSpaceDN w:val="0"/>
        <w:adjustRightInd w:val="0"/>
        <w:rPr>
          <w:ins w:id="179" w:author="Helena I Mcmonagle" w:date="2024-09-29T16:11:00Z" w16du:dateUtc="2024-09-29T23:11:00Z"/>
          <w:rFonts w:ascii="Times New Roman" w:hAnsi="Times New Roman" w:cs="Times New Roman"/>
          <w:i/>
          <w:iCs/>
        </w:rPr>
      </w:pPr>
    </w:p>
    <w:p w14:paraId="64AF6C85" w14:textId="77777777" w:rsidR="00B32317" w:rsidRPr="005F7E4D" w:rsidRDefault="00B32317" w:rsidP="00B32317">
      <w:pPr>
        <w:autoSpaceDE w:val="0"/>
        <w:autoSpaceDN w:val="0"/>
        <w:adjustRightInd w:val="0"/>
        <w:rPr>
          <w:ins w:id="180" w:author="Helena I Mcmonagle" w:date="2024-09-29T16:11:00Z" w16du:dateUtc="2024-09-29T23:11:00Z"/>
          <w:rFonts w:ascii="Times New Roman" w:hAnsi="Times New Roman" w:cs="Times New Roman"/>
        </w:rPr>
      </w:pPr>
      <w:ins w:id="181" w:author="Helena I Mcmonagle" w:date="2024-09-29T16:11:00Z" w16du:dateUtc="2024-09-29T23:11:00Z">
        <w:r>
          <w:rPr>
            <w:rFonts w:ascii="Times New Roman" w:hAnsi="Times New Roman" w:cs="Times New Roman"/>
          </w:rPr>
          <w:t xml:space="preserve">We have further explained this variation in ocean mixing in line 531 (see comment below). </w:t>
        </w:r>
      </w:ins>
    </w:p>
    <w:p w14:paraId="38E30FFF" w14:textId="77777777" w:rsidR="00B32317" w:rsidRPr="00937F7E" w:rsidRDefault="00B32317" w:rsidP="00B32317">
      <w:pPr>
        <w:autoSpaceDE w:val="0"/>
        <w:autoSpaceDN w:val="0"/>
        <w:adjustRightInd w:val="0"/>
        <w:rPr>
          <w:ins w:id="182" w:author="Helena I Mcmonagle" w:date="2024-09-29T16:11:00Z" w16du:dateUtc="2024-09-29T23:11:00Z"/>
          <w:rFonts w:ascii="Times New Roman" w:hAnsi="Times New Roman" w:cs="Times New Roman"/>
        </w:rPr>
      </w:pPr>
    </w:p>
    <w:p w14:paraId="79E96FC4" w14:textId="77777777" w:rsidR="00B32317" w:rsidRPr="00937F7E" w:rsidRDefault="00B32317" w:rsidP="00B32317">
      <w:pPr>
        <w:autoSpaceDE w:val="0"/>
        <w:autoSpaceDN w:val="0"/>
        <w:adjustRightInd w:val="0"/>
        <w:rPr>
          <w:ins w:id="183" w:author="Helena I Mcmonagle" w:date="2024-09-29T16:11:00Z" w16du:dateUtc="2024-09-29T23:11:00Z"/>
          <w:rFonts w:ascii="Times New Roman" w:hAnsi="Times New Roman" w:cs="Times New Roman"/>
          <w:i/>
          <w:iCs/>
        </w:rPr>
      </w:pPr>
      <w:ins w:id="184" w:author="Helena I Mcmonagle" w:date="2024-09-29T16:11:00Z" w16du:dateUtc="2024-09-29T23:11:00Z">
        <w:r w:rsidRPr="00937F7E">
          <w:rPr>
            <w:rFonts w:ascii="Times New Roman" w:hAnsi="Times New Roman" w:cs="Times New Roman"/>
            <w:i/>
            <w:iCs/>
          </w:rPr>
          <w:t>L72, now 81: Explain briefly how this natural variation could occur, ex: seasonality, region</w:t>
        </w:r>
      </w:ins>
    </w:p>
    <w:p w14:paraId="0B71B302" w14:textId="77777777" w:rsidR="00B32317" w:rsidRPr="00937F7E" w:rsidRDefault="00B32317" w:rsidP="00B32317">
      <w:pPr>
        <w:autoSpaceDE w:val="0"/>
        <w:autoSpaceDN w:val="0"/>
        <w:adjustRightInd w:val="0"/>
        <w:rPr>
          <w:ins w:id="185" w:author="Helena I Mcmonagle" w:date="2024-09-29T16:11:00Z" w16du:dateUtc="2024-09-29T23:11:00Z"/>
          <w:rFonts w:ascii="Times New Roman" w:hAnsi="Times New Roman" w:cs="Times New Roman"/>
        </w:rPr>
      </w:pPr>
      <w:ins w:id="186" w:author="Helena I Mcmonagle" w:date="2024-09-29T16:11:00Z" w16du:dateUtc="2024-09-29T23:11:00Z">
        <w:r w:rsidRPr="00937F7E">
          <w:rPr>
            <w:rFonts w:ascii="Times New Roman" w:hAnsi="Times New Roman" w:cs="Times New Roman"/>
          </w:rPr>
          <w:t>We have edited this to include temporal (e.g., could be seasonal or annual differences) and regional variation.</w:t>
        </w:r>
      </w:ins>
    </w:p>
    <w:p w14:paraId="23ED107F" w14:textId="77777777" w:rsidR="00B32317" w:rsidRPr="00937F7E" w:rsidRDefault="00B32317" w:rsidP="00B32317">
      <w:pPr>
        <w:autoSpaceDE w:val="0"/>
        <w:autoSpaceDN w:val="0"/>
        <w:adjustRightInd w:val="0"/>
        <w:rPr>
          <w:ins w:id="187" w:author="Helena I Mcmonagle" w:date="2024-09-29T16:11:00Z" w16du:dateUtc="2024-09-29T23:11:00Z"/>
          <w:rFonts w:ascii="Times New Roman" w:hAnsi="Times New Roman" w:cs="Times New Roman"/>
        </w:rPr>
      </w:pPr>
    </w:p>
    <w:p w14:paraId="589E9786" w14:textId="77777777" w:rsidR="00B32317" w:rsidRPr="00937F7E" w:rsidRDefault="00B32317" w:rsidP="00B32317">
      <w:pPr>
        <w:autoSpaceDE w:val="0"/>
        <w:autoSpaceDN w:val="0"/>
        <w:adjustRightInd w:val="0"/>
        <w:rPr>
          <w:ins w:id="188" w:author="Helena I Mcmonagle" w:date="2024-09-29T16:11:00Z" w16du:dateUtc="2024-09-29T23:11:00Z"/>
          <w:rFonts w:ascii="Times New Roman" w:hAnsi="Times New Roman" w:cs="Times New Roman"/>
          <w:i/>
          <w:iCs/>
        </w:rPr>
      </w:pPr>
      <w:ins w:id="189" w:author="Helena I Mcmonagle" w:date="2024-09-29T16:11:00Z" w16du:dateUtc="2024-09-29T23:11:00Z">
        <w:r w:rsidRPr="00937F7E">
          <w:rPr>
            <w:rFonts w:ascii="Times New Roman" w:hAnsi="Times New Roman" w:cs="Times New Roman"/>
            <w:i/>
            <w:iCs/>
          </w:rPr>
          <w:t>L149: Check phrasing on “highest taxonomic level” – should this read lowest level? A clearer phrasing could be “most specific taxonomic identification possible.”</w:t>
        </w:r>
      </w:ins>
    </w:p>
    <w:p w14:paraId="5727E325" w14:textId="77777777" w:rsidR="00B32317" w:rsidRPr="00937F7E" w:rsidRDefault="00B32317" w:rsidP="00B32317">
      <w:pPr>
        <w:autoSpaceDE w:val="0"/>
        <w:autoSpaceDN w:val="0"/>
        <w:adjustRightInd w:val="0"/>
        <w:rPr>
          <w:ins w:id="190" w:author="Helena I Mcmonagle" w:date="2024-09-29T16:11:00Z" w16du:dateUtc="2024-09-29T23:11:00Z"/>
          <w:rFonts w:ascii="Times New Roman" w:hAnsi="Times New Roman" w:cs="Times New Roman"/>
          <w:i/>
          <w:iCs/>
        </w:rPr>
      </w:pPr>
    </w:p>
    <w:p w14:paraId="3041D8C3" w14:textId="77777777" w:rsidR="00B32317" w:rsidRPr="00937F7E" w:rsidRDefault="00B32317" w:rsidP="00B32317">
      <w:pPr>
        <w:autoSpaceDE w:val="0"/>
        <w:autoSpaceDN w:val="0"/>
        <w:adjustRightInd w:val="0"/>
        <w:rPr>
          <w:ins w:id="191" w:author="Helena I Mcmonagle" w:date="2024-09-29T16:11:00Z" w16du:dateUtc="2024-09-29T23:11:00Z"/>
          <w:rFonts w:ascii="Times New Roman" w:hAnsi="Times New Roman" w:cs="Times New Roman"/>
        </w:rPr>
      </w:pPr>
      <w:ins w:id="192" w:author="Helena I Mcmonagle" w:date="2024-09-29T16:11:00Z" w16du:dateUtc="2024-09-29T23:11:00Z">
        <w:r w:rsidRPr="00937F7E">
          <w:rPr>
            <w:rFonts w:ascii="Times New Roman" w:hAnsi="Times New Roman" w:cs="Times New Roman"/>
          </w:rPr>
          <w:t xml:space="preserve">Thank you! We have now clarified this point about taxonomic level (see response to Reviewer 2), and have added your suggested definition of “most specific” taxonomic identification in line 163. </w:t>
        </w:r>
      </w:ins>
    </w:p>
    <w:p w14:paraId="69256DE7" w14:textId="77777777" w:rsidR="00B32317" w:rsidRPr="00937F7E" w:rsidRDefault="00B32317" w:rsidP="00B32317">
      <w:pPr>
        <w:autoSpaceDE w:val="0"/>
        <w:autoSpaceDN w:val="0"/>
        <w:adjustRightInd w:val="0"/>
        <w:rPr>
          <w:ins w:id="193" w:author="Helena I Mcmonagle" w:date="2024-09-29T16:11:00Z" w16du:dateUtc="2024-09-29T23:11:00Z"/>
          <w:rFonts w:ascii="Times New Roman" w:hAnsi="Times New Roman" w:cs="Times New Roman"/>
        </w:rPr>
      </w:pPr>
    </w:p>
    <w:p w14:paraId="5BF6388B" w14:textId="77777777" w:rsidR="00B32317" w:rsidRPr="00937F7E" w:rsidRDefault="00B32317" w:rsidP="00B32317">
      <w:pPr>
        <w:autoSpaceDE w:val="0"/>
        <w:autoSpaceDN w:val="0"/>
        <w:adjustRightInd w:val="0"/>
        <w:rPr>
          <w:ins w:id="194" w:author="Helena I Mcmonagle" w:date="2024-09-29T16:11:00Z" w16du:dateUtc="2024-09-29T23:11:00Z"/>
          <w:rFonts w:ascii="Times New Roman" w:hAnsi="Times New Roman" w:cs="Times New Roman"/>
          <w:i/>
          <w:iCs/>
        </w:rPr>
      </w:pPr>
      <w:ins w:id="195" w:author="Helena I Mcmonagle" w:date="2024-09-29T16:11:00Z" w16du:dateUtc="2024-09-29T23:11:00Z">
        <w:r w:rsidRPr="00937F7E">
          <w:rPr>
            <w:rFonts w:ascii="Times New Roman" w:hAnsi="Times New Roman" w:cs="Times New Roman"/>
            <w:i/>
            <w:iCs/>
          </w:rPr>
          <w:t>L181: Add this point to the abstract, clarifying that larvae are excluded from the study.</w:t>
        </w:r>
      </w:ins>
    </w:p>
    <w:p w14:paraId="0FE40F7B" w14:textId="77777777" w:rsidR="00B32317" w:rsidRPr="00937F7E" w:rsidRDefault="00B32317" w:rsidP="00B32317">
      <w:pPr>
        <w:autoSpaceDE w:val="0"/>
        <w:autoSpaceDN w:val="0"/>
        <w:adjustRightInd w:val="0"/>
        <w:rPr>
          <w:ins w:id="196" w:author="Helena I Mcmonagle" w:date="2024-09-29T16:11:00Z" w16du:dateUtc="2024-09-29T23:11:00Z"/>
          <w:rFonts w:ascii="Times New Roman" w:hAnsi="Times New Roman" w:cs="Times New Roman"/>
          <w:i/>
          <w:iCs/>
        </w:rPr>
      </w:pPr>
    </w:p>
    <w:p w14:paraId="3B329323" w14:textId="77777777" w:rsidR="00B32317" w:rsidRPr="00937F7E" w:rsidRDefault="00B32317" w:rsidP="00B32317">
      <w:pPr>
        <w:autoSpaceDE w:val="0"/>
        <w:autoSpaceDN w:val="0"/>
        <w:adjustRightInd w:val="0"/>
        <w:rPr>
          <w:ins w:id="197" w:author="Helena I Mcmonagle" w:date="2024-09-29T16:11:00Z" w16du:dateUtc="2024-09-29T23:11:00Z"/>
          <w:rFonts w:ascii="Times New Roman" w:hAnsi="Times New Roman" w:cs="Times New Roman"/>
        </w:rPr>
      </w:pPr>
      <w:ins w:id="198" w:author="Helena I Mcmonagle" w:date="2024-09-29T16:11:00Z" w16du:dateUtc="2024-09-29T23:11:00Z">
        <w:r w:rsidRPr="00937F7E">
          <w:rPr>
            <w:rFonts w:ascii="Times New Roman" w:hAnsi="Times New Roman" w:cs="Times New Roman"/>
          </w:rPr>
          <w:t xml:space="preserve">Done. We have now been explicit in the abstract (line 23) that we examine adult fish.  </w:t>
        </w:r>
      </w:ins>
    </w:p>
    <w:p w14:paraId="1E437B10" w14:textId="77777777" w:rsidR="00B32317" w:rsidRPr="00937F7E" w:rsidRDefault="00B32317" w:rsidP="00B32317">
      <w:pPr>
        <w:autoSpaceDE w:val="0"/>
        <w:autoSpaceDN w:val="0"/>
        <w:adjustRightInd w:val="0"/>
        <w:rPr>
          <w:ins w:id="199" w:author="Helena I Mcmonagle" w:date="2024-09-29T16:11:00Z" w16du:dateUtc="2024-09-29T23:11:00Z"/>
          <w:rFonts w:ascii="Times New Roman" w:hAnsi="Times New Roman" w:cs="Times New Roman"/>
        </w:rPr>
      </w:pPr>
    </w:p>
    <w:p w14:paraId="1DD4C405" w14:textId="77777777" w:rsidR="00B32317" w:rsidRPr="00937F7E" w:rsidRDefault="00B32317" w:rsidP="00B32317">
      <w:pPr>
        <w:autoSpaceDE w:val="0"/>
        <w:autoSpaceDN w:val="0"/>
        <w:adjustRightInd w:val="0"/>
        <w:rPr>
          <w:ins w:id="200" w:author="Helena I Mcmonagle" w:date="2024-09-29T16:11:00Z" w16du:dateUtc="2024-09-29T23:11:00Z"/>
          <w:rFonts w:ascii="Times New Roman" w:hAnsi="Times New Roman" w:cs="Times New Roman"/>
          <w:i/>
          <w:iCs/>
        </w:rPr>
      </w:pPr>
      <w:ins w:id="201" w:author="Helena I Mcmonagle" w:date="2024-09-29T16:11:00Z" w16du:dateUtc="2024-09-29T23:11:00Z">
        <w:r w:rsidRPr="00937F7E">
          <w:rPr>
            <w:rFonts w:ascii="Times New Roman" w:hAnsi="Times New Roman" w:cs="Times New Roman"/>
            <w:i/>
            <w:iCs/>
          </w:rPr>
          <w:lastRenderedPageBreak/>
          <w:t xml:space="preserve">L492, now </w:t>
        </w:r>
        <w:r>
          <w:rPr>
            <w:rFonts w:ascii="Times New Roman" w:hAnsi="Times New Roman" w:cs="Times New Roman"/>
            <w:i/>
            <w:iCs/>
          </w:rPr>
          <w:t>602</w:t>
        </w:r>
        <w:r w:rsidRPr="00937F7E">
          <w:rPr>
            <w:rFonts w:ascii="Times New Roman" w:hAnsi="Times New Roman" w:cs="Times New Roman"/>
            <w:i/>
            <w:iCs/>
          </w:rPr>
          <w:t>-</w:t>
        </w:r>
        <w:r>
          <w:rPr>
            <w:rFonts w:ascii="Times New Roman" w:hAnsi="Times New Roman" w:cs="Times New Roman"/>
            <w:i/>
            <w:iCs/>
          </w:rPr>
          <w:t>615</w:t>
        </w:r>
        <w:r w:rsidRPr="00937F7E">
          <w:rPr>
            <w:rFonts w:ascii="Times New Roman" w:hAnsi="Times New Roman" w:cs="Times New Roman"/>
            <w:i/>
            <w:iCs/>
          </w:rPr>
          <w:t>: Please include additional discussion of the implications of patchy distributions both for the interpretations of these findings and for future research.</w:t>
        </w:r>
      </w:ins>
    </w:p>
    <w:p w14:paraId="0670B7EE" w14:textId="77777777" w:rsidR="00B32317" w:rsidRPr="00937F7E" w:rsidRDefault="00B32317" w:rsidP="00B32317">
      <w:pPr>
        <w:autoSpaceDE w:val="0"/>
        <w:autoSpaceDN w:val="0"/>
        <w:adjustRightInd w:val="0"/>
        <w:rPr>
          <w:ins w:id="202" w:author="Helena I Mcmonagle" w:date="2024-09-29T16:11:00Z" w16du:dateUtc="2024-09-29T23:11:00Z"/>
          <w:rFonts w:ascii="Times New Roman" w:hAnsi="Times New Roman" w:cs="Times New Roman"/>
          <w:i/>
          <w:iCs/>
        </w:rPr>
      </w:pPr>
    </w:p>
    <w:p w14:paraId="2D4CDD36" w14:textId="77777777" w:rsidR="00B32317" w:rsidRDefault="00B32317" w:rsidP="00B32317">
      <w:pPr>
        <w:autoSpaceDE w:val="0"/>
        <w:autoSpaceDN w:val="0"/>
        <w:adjustRightInd w:val="0"/>
        <w:rPr>
          <w:ins w:id="203" w:author="Helena I Mcmonagle" w:date="2024-09-29T16:11:00Z" w16du:dateUtc="2024-09-29T23:11:00Z"/>
          <w:rFonts w:ascii="Times New Roman" w:hAnsi="Times New Roman" w:cs="Times New Roman"/>
        </w:rPr>
      </w:pPr>
      <w:ins w:id="204" w:author="Helena I Mcmonagle" w:date="2024-09-29T16:11:00Z" w16du:dateUtc="2024-09-29T23:11:00Z">
        <w:r w:rsidRPr="00937F7E">
          <w:rPr>
            <w:rFonts w:ascii="Times New Roman" w:hAnsi="Times New Roman" w:cs="Times New Roman"/>
          </w:rPr>
          <w:t xml:space="preserve">We have included some discussion of the implications of patchy distributions for both interpreting our findings and for future research </w:t>
        </w:r>
        <w:r>
          <w:rPr>
            <w:rFonts w:ascii="Times New Roman" w:hAnsi="Times New Roman" w:cs="Times New Roman"/>
          </w:rPr>
          <w:t>starting</w:t>
        </w:r>
        <w:r w:rsidRPr="00937F7E">
          <w:rPr>
            <w:rFonts w:ascii="Times New Roman" w:hAnsi="Times New Roman" w:cs="Times New Roman"/>
          </w:rPr>
          <w:t xml:space="preserve"> line</w:t>
        </w:r>
        <w:r>
          <w:rPr>
            <w:rFonts w:ascii="Times New Roman" w:hAnsi="Times New Roman" w:cs="Times New Roman"/>
          </w:rPr>
          <w:t xml:space="preserve"> 604-619, and also in a later paragraph starting line 636.</w:t>
        </w:r>
      </w:ins>
    </w:p>
    <w:p w14:paraId="78CF197C" w14:textId="77777777" w:rsidR="00B32317" w:rsidRPr="00937F7E" w:rsidRDefault="00B32317" w:rsidP="00B32317">
      <w:pPr>
        <w:autoSpaceDE w:val="0"/>
        <w:autoSpaceDN w:val="0"/>
        <w:adjustRightInd w:val="0"/>
        <w:rPr>
          <w:ins w:id="205" w:author="Helena I Mcmonagle" w:date="2024-09-29T16:11:00Z" w16du:dateUtc="2024-09-29T23:11:00Z"/>
          <w:rFonts w:ascii="Times New Roman" w:hAnsi="Times New Roman" w:cs="Times New Roman"/>
        </w:rPr>
      </w:pPr>
    </w:p>
    <w:p w14:paraId="3C11A514" w14:textId="77777777" w:rsidR="00B32317" w:rsidRPr="00937F7E" w:rsidRDefault="00B32317" w:rsidP="00B32317">
      <w:pPr>
        <w:autoSpaceDE w:val="0"/>
        <w:autoSpaceDN w:val="0"/>
        <w:adjustRightInd w:val="0"/>
        <w:rPr>
          <w:ins w:id="206" w:author="Helena I Mcmonagle" w:date="2024-09-29T16:11:00Z" w16du:dateUtc="2024-09-29T23:11:00Z"/>
          <w:rFonts w:ascii="Times New Roman" w:hAnsi="Times New Roman" w:cs="Times New Roman"/>
          <w:i/>
          <w:iCs/>
        </w:rPr>
      </w:pPr>
      <w:ins w:id="207" w:author="Helena I Mcmonagle" w:date="2024-09-29T16:11:00Z" w16du:dateUtc="2024-09-29T23:11:00Z">
        <w:r w:rsidRPr="00937F7E">
          <w:rPr>
            <w:rFonts w:ascii="Times New Roman" w:hAnsi="Times New Roman" w:cs="Times New Roman"/>
            <w:i/>
            <w:iCs/>
          </w:rPr>
          <w:t>L378, now line 428: To enhance transparency and reproducibility, please briefly explain why this is the appropriate statistical test either here or in the methods.</w:t>
        </w:r>
      </w:ins>
    </w:p>
    <w:p w14:paraId="0BF6D3D9" w14:textId="77777777" w:rsidR="00B32317" w:rsidRPr="00937F7E" w:rsidRDefault="00B32317" w:rsidP="00B32317">
      <w:pPr>
        <w:autoSpaceDE w:val="0"/>
        <w:autoSpaceDN w:val="0"/>
        <w:adjustRightInd w:val="0"/>
        <w:rPr>
          <w:ins w:id="208" w:author="Helena I Mcmonagle" w:date="2024-09-29T16:11:00Z" w16du:dateUtc="2024-09-29T23:11:00Z"/>
          <w:rFonts w:ascii="Times New Roman" w:hAnsi="Times New Roman" w:cs="Times New Roman"/>
          <w:i/>
          <w:iCs/>
        </w:rPr>
      </w:pPr>
    </w:p>
    <w:p w14:paraId="1729EEAC" w14:textId="77777777" w:rsidR="00B32317" w:rsidRPr="00937F7E" w:rsidRDefault="00B32317" w:rsidP="00B32317">
      <w:pPr>
        <w:autoSpaceDE w:val="0"/>
        <w:autoSpaceDN w:val="0"/>
        <w:adjustRightInd w:val="0"/>
        <w:rPr>
          <w:ins w:id="209" w:author="Helena I Mcmonagle" w:date="2024-09-29T16:11:00Z" w16du:dateUtc="2024-09-29T23:11:00Z"/>
          <w:rFonts w:ascii="Times New Roman" w:eastAsia="Times New Roman" w:hAnsi="Times New Roman" w:cs="Times New Roman"/>
          <w:lang w:val="en-GB"/>
        </w:rPr>
      </w:pPr>
      <w:ins w:id="210" w:author="Helena I Mcmonagle" w:date="2024-09-29T16:11:00Z" w16du:dateUtc="2024-09-29T23:11:00Z">
        <w:r w:rsidRPr="00937F7E">
          <w:rPr>
            <w:rFonts w:ascii="Times New Roman" w:hAnsi="Times New Roman" w:cs="Times New Roman"/>
          </w:rPr>
          <w:t xml:space="preserve">We have further explained why we chose the </w:t>
        </w:r>
        <w:r w:rsidRPr="00937F7E">
          <w:rPr>
            <w:rFonts w:ascii="Times New Roman" w:eastAsia="Times New Roman" w:hAnsi="Times New Roman" w:cs="Times New Roman"/>
            <w:lang w:val="en-GB"/>
          </w:rPr>
          <w:t>Kolmo</w:t>
        </w:r>
        <w:r>
          <w:rPr>
            <w:rFonts w:ascii="Times New Roman" w:eastAsia="Times New Roman" w:hAnsi="Times New Roman" w:cs="Times New Roman"/>
            <w:lang w:val="en-GB"/>
          </w:rPr>
          <w:t>goro</w:t>
        </w:r>
        <w:r w:rsidRPr="00937F7E">
          <w:rPr>
            <w:rFonts w:ascii="Times New Roman" w:eastAsia="Times New Roman" w:hAnsi="Times New Roman" w:cs="Times New Roman"/>
            <w:lang w:val="en-GB"/>
          </w:rPr>
          <w:t>v-</w:t>
        </w:r>
        <w:r w:rsidRPr="00937F7E">
          <w:rPr>
            <w:rFonts w:ascii="Times New Roman" w:hAnsi="Times New Roman" w:cs="Times New Roman"/>
          </w:rPr>
          <w:t>Smirno</w:t>
        </w:r>
        <w:r>
          <w:rPr>
            <w:rFonts w:ascii="Times New Roman" w:hAnsi="Times New Roman" w:cs="Times New Roman"/>
          </w:rPr>
          <w:t>v</w:t>
        </w:r>
        <w:r w:rsidRPr="00937F7E">
          <w:rPr>
            <w:rFonts w:ascii="Times New Roman" w:eastAsia="Times New Roman" w:hAnsi="Times New Roman" w:cs="Times New Roman"/>
            <w:lang w:val="en-GB"/>
          </w:rPr>
          <w:t xml:space="preserve"> test here for differences between groups.  </w:t>
        </w:r>
      </w:ins>
    </w:p>
    <w:p w14:paraId="3EB5F0DC" w14:textId="77777777" w:rsidR="00B32317" w:rsidRPr="00937F7E" w:rsidRDefault="00B32317" w:rsidP="00B32317">
      <w:pPr>
        <w:autoSpaceDE w:val="0"/>
        <w:autoSpaceDN w:val="0"/>
        <w:adjustRightInd w:val="0"/>
        <w:rPr>
          <w:ins w:id="211" w:author="Helena I Mcmonagle" w:date="2024-09-29T16:11:00Z" w16du:dateUtc="2024-09-29T23:11:00Z"/>
          <w:rFonts w:ascii="Times New Roman" w:hAnsi="Times New Roman" w:cs="Times New Roman"/>
        </w:rPr>
      </w:pPr>
    </w:p>
    <w:p w14:paraId="64E6007C" w14:textId="77777777" w:rsidR="00B32317" w:rsidRPr="00937F7E" w:rsidRDefault="00B32317" w:rsidP="00B32317">
      <w:pPr>
        <w:autoSpaceDE w:val="0"/>
        <w:autoSpaceDN w:val="0"/>
        <w:adjustRightInd w:val="0"/>
        <w:rPr>
          <w:ins w:id="212" w:author="Helena I Mcmonagle" w:date="2024-09-29T16:11:00Z" w16du:dateUtc="2024-09-29T23:11:00Z"/>
          <w:rFonts w:ascii="Times New Roman" w:hAnsi="Times New Roman" w:cs="Times New Roman"/>
          <w:i/>
          <w:iCs/>
        </w:rPr>
      </w:pPr>
      <w:ins w:id="213" w:author="Helena I Mcmonagle" w:date="2024-09-29T16:11:00Z" w16du:dateUtc="2024-09-29T23:11:00Z">
        <w:r w:rsidRPr="00937F7E">
          <w:rPr>
            <w:rFonts w:ascii="Times New Roman" w:hAnsi="Times New Roman" w:cs="Times New Roman"/>
            <w:i/>
            <w:iCs/>
          </w:rPr>
          <w:t>L421, now 479:</w:t>
        </w:r>
        <w:r w:rsidRPr="00937F7E">
          <w:rPr>
            <w:rFonts w:ascii="Times New Roman" w:hAnsi="Times New Roman" w:cs="Times New Roman"/>
          </w:rPr>
          <w:t xml:space="preserve"> </w:t>
        </w:r>
        <w:r w:rsidRPr="00937F7E">
          <w:rPr>
            <w:rFonts w:ascii="Times New Roman" w:hAnsi="Times New Roman" w:cs="Times New Roman"/>
            <w:i/>
            <w:iCs/>
          </w:rPr>
          <w:t>Briefly defining t1, 2, and 3 here in the legend would improve interpretability of this figure.</w:t>
        </w:r>
      </w:ins>
    </w:p>
    <w:p w14:paraId="66AD89B5" w14:textId="77777777" w:rsidR="00B32317" w:rsidRPr="00937F7E" w:rsidRDefault="00B32317" w:rsidP="00B32317">
      <w:pPr>
        <w:autoSpaceDE w:val="0"/>
        <w:autoSpaceDN w:val="0"/>
        <w:adjustRightInd w:val="0"/>
        <w:rPr>
          <w:ins w:id="214" w:author="Helena I Mcmonagle" w:date="2024-09-29T16:11:00Z" w16du:dateUtc="2024-09-29T23:11:00Z"/>
          <w:rFonts w:ascii="Times New Roman" w:hAnsi="Times New Roman" w:cs="Times New Roman"/>
        </w:rPr>
      </w:pPr>
    </w:p>
    <w:p w14:paraId="2A88DDD7" w14:textId="77777777" w:rsidR="00B32317" w:rsidRDefault="00B32317" w:rsidP="00B32317">
      <w:pPr>
        <w:autoSpaceDE w:val="0"/>
        <w:autoSpaceDN w:val="0"/>
        <w:adjustRightInd w:val="0"/>
        <w:rPr>
          <w:ins w:id="215" w:author="Helena I Mcmonagle" w:date="2024-09-29T16:11:00Z" w16du:dateUtc="2024-09-29T23:11:00Z"/>
          <w:rFonts w:ascii="Times New Roman" w:hAnsi="Times New Roman" w:cs="Times New Roman"/>
        </w:rPr>
      </w:pPr>
      <w:ins w:id="216" w:author="Helena I Mcmonagle" w:date="2024-09-29T16:11:00Z" w16du:dateUtc="2024-09-29T23:11:00Z">
        <w:r w:rsidRPr="00937F7E">
          <w:rPr>
            <w:rFonts w:ascii="Times New Roman" w:hAnsi="Times New Roman" w:cs="Times New Roman"/>
          </w:rPr>
          <w:t>We have added this description in line 479</w:t>
        </w:r>
        <w:r>
          <w:rPr>
            <w:rFonts w:ascii="Times New Roman" w:hAnsi="Times New Roman" w:cs="Times New Roman"/>
          </w:rPr>
          <w:t>.</w:t>
        </w:r>
        <w:r w:rsidRPr="00937F7E">
          <w:rPr>
            <w:rFonts w:ascii="Times New Roman" w:hAnsi="Times New Roman" w:cs="Times New Roman"/>
          </w:rPr>
          <w:t xml:space="preserve">   </w:t>
        </w:r>
      </w:ins>
    </w:p>
    <w:p w14:paraId="5FB348F6" w14:textId="77777777" w:rsidR="00B32317" w:rsidRPr="00937F7E" w:rsidRDefault="00B32317" w:rsidP="00B32317">
      <w:pPr>
        <w:autoSpaceDE w:val="0"/>
        <w:autoSpaceDN w:val="0"/>
        <w:adjustRightInd w:val="0"/>
        <w:rPr>
          <w:ins w:id="217" w:author="Helena I Mcmonagle" w:date="2024-09-29T16:11:00Z" w16du:dateUtc="2024-09-29T23:11:00Z"/>
          <w:rFonts w:ascii="Times New Roman" w:hAnsi="Times New Roman" w:cs="Times New Roman"/>
        </w:rPr>
      </w:pPr>
    </w:p>
    <w:p w14:paraId="7C02E69F" w14:textId="77777777" w:rsidR="00B32317" w:rsidRPr="00937F7E" w:rsidRDefault="00B32317" w:rsidP="00B32317">
      <w:pPr>
        <w:autoSpaceDE w:val="0"/>
        <w:autoSpaceDN w:val="0"/>
        <w:adjustRightInd w:val="0"/>
        <w:rPr>
          <w:ins w:id="218" w:author="Helena I Mcmonagle" w:date="2024-09-29T16:11:00Z" w16du:dateUtc="2024-09-29T23:11:00Z"/>
          <w:rFonts w:ascii="Times New Roman" w:hAnsi="Times New Roman" w:cs="Times New Roman"/>
          <w:i/>
          <w:iCs/>
        </w:rPr>
      </w:pPr>
      <w:ins w:id="219" w:author="Helena I Mcmonagle" w:date="2024-09-29T16:11:00Z" w16du:dateUtc="2024-09-29T23:11:00Z">
        <w:r w:rsidRPr="00937F7E">
          <w:rPr>
            <w:rFonts w:ascii="Times New Roman" w:hAnsi="Times New Roman" w:cs="Times New Roman"/>
            <w:i/>
            <w:iCs/>
          </w:rPr>
          <w:t xml:space="preserve">L470, now </w:t>
        </w:r>
        <w:r>
          <w:rPr>
            <w:rFonts w:ascii="Times New Roman" w:hAnsi="Times New Roman" w:cs="Times New Roman"/>
            <w:i/>
            <w:iCs/>
          </w:rPr>
          <w:t>408</w:t>
        </w:r>
        <w:r w:rsidRPr="00937F7E">
          <w:rPr>
            <w:rFonts w:ascii="Times New Roman" w:hAnsi="Times New Roman" w:cs="Times New Roman"/>
            <w:i/>
            <w:iCs/>
          </w:rPr>
          <w:t>: Briefly explaining here why this study site requires this remineralization depth would help the reader understand applicability of these findings to other sites.</w:t>
        </w:r>
      </w:ins>
    </w:p>
    <w:p w14:paraId="16565920" w14:textId="77777777" w:rsidR="00B32317" w:rsidRPr="00937F7E" w:rsidRDefault="00B32317" w:rsidP="00B32317">
      <w:pPr>
        <w:autoSpaceDE w:val="0"/>
        <w:autoSpaceDN w:val="0"/>
        <w:adjustRightInd w:val="0"/>
        <w:rPr>
          <w:ins w:id="220" w:author="Helena I Mcmonagle" w:date="2024-09-29T16:11:00Z" w16du:dateUtc="2024-09-29T23:11:00Z"/>
          <w:rFonts w:ascii="Times New Roman" w:hAnsi="Times New Roman" w:cs="Times New Roman"/>
          <w:i/>
          <w:iCs/>
        </w:rPr>
      </w:pPr>
    </w:p>
    <w:p w14:paraId="09A5E1BE" w14:textId="77777777" w:rsidR="00B32317" w:rsidRPr="00937F7E" w:rsidRDefault="00B32317" w:rsidP="00B32317">
      <w:pPr>
        <w:autoSpaceDE w:val="0"/>
        <w:autoSpaceDN w:val="0"/>
        <w:adjustRightInd w:val="0"/>
        <w:rPr>
          <w:ins w:id="221" w:author="Helena I Mcmonagle" w:date="2024-09-29T16:11:00Z" w16du:dateUtc="2024-09-29T23:11:00Z"/>
          <w:rFonts w:ascii="Times New Roman" w:hAnsi="Times New Roman" w:cs="Times New Roman"/>
        </w:rPr>
      </w:pPr>
      <w:ins w:id="222" w:author="Helena I Mcmonagle" w:date="2024-09-29T16:11:00Z" w16du:dateUtc="2024-09-29T23:11:00Z">
        <w:r w:rsidRPr="00937F7E">
          <w:rPr>
            <w:rFonts w:ascii="Times New Roman" w:hAnsi="Times New Roman" w:cs="Times New Roman"/>
          </w:rPr>
          <w:t xml:space="preserve">This is a result from Siegel et al., 2021 (e.g., shown in Fig. S2F). At our study site (and nearly the entire globe), carbon sinking to ~3000 m can be assumed to be 100% sequestered for a time horizon of 100 years. </w:t>
        </w:r>
        <w:r>
          <w:rPr>
            <w:rFonts w:ascii="Times New Roman" w:hAnsi="Times New Roman" w:cs="Times New Roman"/>
          </w:rPr>
          <w:t>W</w:t>
        </w:r>
        <w:r w:rsidRPr="00937F7E">
          <w:rPr>
            <w:rFonts w:ascii="Times New Roman" w:hAnsi="Times New Roman" w:cs="Times New Roman"/>
          </w:rPr>
          <w:t>e have re-worded this sentence</w:t>
        </w:r>
        <w:r>
          <w:rPr>
            <w:rFonts w:ascii="Times New Roman" w:hAnsi="Times New Roman" w:cs="Times New Roman"/>
          </w:rPr>
          <w:t xml:space="preserve"> for clarity and briefly</w:t>
        </w:r>
        <w:r w:rsidRPr="00937F7E">
          <w:rPr>
            <w:rFonts w:ascii="Times New Roman" w:hAnsi="Times New Roman" w:cs="Times New Roman"/>
          </w:rPr>
          <w:t xml:space="preserve"> explained why this study site requires a deeper depth of sinking to be fully sequestered</w:t>
        </w:r>
        <w:r>
          <w:rPr>
            <w:rFonts w:ascii="Times New Roman" w:hAnsi="Times New Roman" w:cs="Times New Roman"/>
          </w:rPr>
          <w:t xml:space="preserve"> (overturning circulation at this study site, lines 408-412).</w:t>
        </w:r>
      </w:ins>
    </w:p>
    <w:p w14:paraId="3BD1E395" w14:textId="77777777" w:rsidR="00B32317" w:rsidRPr="00937F7E" w:rsidRDefault="00B32317" w:rsidP="00B32317">
      <w:pPr>
        <w:autoSpaceDE w:val="0"/>
        <w:autoSpaceDN w:val="0"/>
        <w:adjustRightInd w:val="0"/>
        <w:rPr>
          <w:ins w:id="223" w:author="Helena I Mcmonagle" w:date="2024-09-29T16:11:00Z" w16du:dateUtc="2024-09-29T23:11:00Z"/>
          <w:rFonts w:ascii="Times New Roman" w:hAnsi="Times New Roman" w:cs="Times New Roman"/>
        </w:rPr>
      </w:pPr>
    </w:p>
    <w:p w14:paraId="7E148F63" w14:textId="77777777" w:rsidR="00B32317" w:rsidRPr="00937F7E" w:rsidRDefault="00B32317" w:rsidP="00B32317">
      <w:pPr>
        <w:rPr>
          <w:ins w:id="224" w:author="Helena I Mcmonagle" w:date="2024-09-29T16:11:00Z" w16du:dateUtc="2024-09-29T23:11:00Z"/>
          <w:rFonts w:ascii="Times New Roman" w:hAnsi="Times New Roman" w:cs="Times New Roman"/>
          <w:i/>
          <w:iCs/>
        </w:rPr>
      </w:pPr>
      <w:ins w:id="225" w:author="Helena I Mcmonagle" w:date="2024-09-29T16:11:00Z" w16du:dateUtc="2024-09-29T23:11:00Z">
        <w:r w:rsidRPr="00937F7E">
          <w:rPr>
            <w:rFonts w:ascii="Times New Roman" w:hAnsi="Times New Roman" w:cs="Times New Roman"/>
            <w:i/>
            <w:iCs/>
          </w:rPr>
          <w:t>L579: This discussion of the mixed layer depth variation is an important consideration that could be strengthened if the idea were set up in the introduction and then directly</w:t>
        </w:r>
      </w:ins>
    </w:p>
    <w:p w14:paraId="75CDB502" w14:textId="77777777" w:rsidR="00B32317" w:rsidRDefault="00B32317" w:rsidP="00B32317">
      <w:pPr>
        <w:rPr>
          <w:ins w:id="226" w:author="Helena I Mcmonagle" w:date="2024-09-29T16:11:00Z" w16du:dateUtc="2024-09-29T23:11:00Z"/>
          <w:rFonts w:ascii="Times New Roman" w:hAnsi="Times New Roman" w:cs="Times New Roman"/>
          <w:i/>
          <w:iCs/>
        </w:rPr>
      </w:pPr>
    </w:p>
    <w:p w14:paraId="6FA60B14" w14:textId="77777777" w:rsidR="00B32317" w:rsidRDefault="00B32317" w:rsidP="00B32317">
      <w:pPr>
        <w:rPr>
          <w:ins w:id="227" w:author="Helena I Mcmonagle" w:date="2024-09-29T16:11:00Z" w16du:dateUtc="2024-09-29T23:11:00Z"/>
          <w:rFonts w:ascii="Times New Roman" w:hAnsi="Times New Roman" w:cs="Times New Roman"/>
        </w:rPr>
      </w:pPr>
      <w:ins w:id="228" w:author="Helena I Mcmonagle" w:date="2024-09-29T16:11:00Z" w16du:dateUtc="2024-09-29T23:11:00Z">
        <w:r>
          <w:rPr>
            <w:rFonts w:ascii="Times New Roman" w:hAnsi="Times New Roman" w:cs="Times New Roman"/>
          </w:rPr>
          <w:t xml:space="preserve">Agreed. This is further addressed in the paragraph that includes line 408. </w:t>
        </w:r>
      </w:ins>
    </w:p>
    <w:p w14:paraId="5003FA1F" w14:textId="77777777" w:rsidR="00B32317" w:rsidRPr="001F507D" w:rsidRDefault="00B32317" w:rsidP="00B32317">
      <w:pPr>
        <w:rPr>
          <w:ins w:id="229" w:author="Helena I Mcmonagle" w:date="2024-09-29T16:11:00Z" w16du:dateUtc="2024-09-29T23:11:00Z"/>
          <w:rFonts w:ascii="Times New Roman" w:hAnsi="Times New Roman" w:cs="Times New Roman"/>
        </w:rPr>
      </w:pPr>
    </w:p>
    <w:p w14:paraId="439F5AD7" w14:textId="77777777" w:rsidR="00B32317" w:rsidRPr="00937F7E" w:rsidRDefault="00B32317" w:rsidP="00B32317">
      <w:pPr>
        <w:rPr>
          <w:ins w:id="230" w:author="Helena I Mcmonagle" w:date="2024-09-29T16:11:00Z" w16du:dateUtc="2024-09-29T23:11:00Z"/>
          <w:rFonts w:ascii="Times New Roman" w:hAnsi="Times New Roman" w:cs="Times New Roman"/>
        </w:rPr>
      </w:pPr>
    </w:p>
    <w:p w14:paraId="536CD34E" w14:textId="77777777" w:rsidR="00B32317" w:rsidRPr="00BF2F57" w:rsidRDefault="00B32317" w:rsidP="00B32317">
      <w:pPr>
        <w:rPr>
          <w:ins w:id="231" w:author="Helena I Mcmonagle" w:date="2024-09-29T16:11:00Z" w16du:dateUtc="2024-09-29T23:11:00Z"/>
          <w:rFonts w:ascii="Times New Roman" w:hAnsi="Times New Roman" w:cs="Times New Roman"/>
          <w:b/>
          <w:bCs/>
          <w:sz w:val="32"/>
          <w:szCs w:val="32"/>
        </w:rPr>
      </w:pPr>
      <w:ins w:id="232" w:author="Helena I Mcmonagle" w:date="2024-09-29T16:11:00Z" w16du:dateUtc="2024-09-29T23:11:00Z">
        <w:r w:rsidRPr="00BF2F57">
          <w:rPr>
            <w:rFonts w:ascii="Times New Roman" w:hAnsi="Times New Roman" w:cs="Times New Roman"/>
            <w:b/>
            <w:bCs/>
            <w:sz w:val="32"/>
            <w:szCs w:val="32"/>
          </w:rPr>
          <w:t>Response to Reviewer 1 comments:</w:t>
        </w:r>
      </w:ins>
    </w:p>
    <w:p w14:paraId="10F33214" w14:textId="77777777" w:rsidR="00B32317" w:rsidRDefault="00B32317" w:rsidP="00B32317">
      <w:pPr>
        <w:rPr>
          <w:ins w:id="233" w:author="Helena I Mcmonagle" w:date="2024-09-29T16:11:00Z" w16du:dateUtc="2024-09-29T23:11:00Z"/>
          <w:rFonts w:ascii="Times New Roman" w:hAnsi="Times New Roman" w:cs="Times New Roman"/>
          <w:b/>
          <w:bCs/>
        </w:rPr>
      </w:pPr>
    </w:p>
    <w:p w14:paraId="5CD4DB77" w14:textId="77777777" w:rsidR="00B32317" w:rsidRPr="006370D2" w:rsidRDefault="00B32317" w:rsidP="00B32317">
      <w:pPr>
        <w:rPr>
          <w:ins w:id="234" w:author="Helena I Mcmonagle" w:date="2024-09-29T16:11:00Z" w16du:dateUtc="2024-09-29T23:11:00Z"/>
          <w:rFonts w:ascii="Times New Roman" w:hAnsi="Times New Roman" w:cs="Times New Roman"/>
          <w:i/>
          <w:iCs/>
        </w:rPr>
      </w:pPr>
      <w:ins w:id="235" w:author="Helena I Mcmonagle" w:date="2024-09-29T16:11:00Z" w16du:dateUtc="2024-09-29T23:11:00Z">
        <w:r w:rsidRPr="006370D2">
          <w:rPr>
            <w:rFonts w:ascii="Times New Roman" w:hAnsi="Times New Roman" w:cs="Times New Roman"/>
            <w:i/>
            <w:iCs/>
          </w:rPr>
          <w:t xml:space="preserve">General comment: It’s fishes, not fish (when plural for &gt;1 </w:t>
        </w:r>
        <w:proofErr w:type="spellStart"/>
        <w:r w:rsidRPr="006370D2">
          <w:rPr>
            <w:rFonts w:ascii="Times New Roman" w:hAnsi="Times New Roman" w:cs="Times New Roman"/>
            <w:i/>
            <w:iCs/>
          </w:rPr>
          <w:t>spp</w:t>
        </w:r>
        <w:proofErr w:type="spellEnd"/>
        <w:r w:rsidRPr="006370D2">
          <w:rPr>
            <w:rFonts w:ascii="Times New Roman" w:hAnsi="Times New Roman" w:cs="Times New Roman"/>
            <w:i/>
            <w:iCs/>
          </w:rPr>
          <w:t>).</w:t>
        </w:r>
      </w:ins>
    </w:p>
    <w:p w14:paraId="6CF458E4" w14:textId="77777777" w:rsidR="00B32317" w:rsidRPr="006370D2" w:rsidRDefault="00B32317" w:rsidP="00B32317">
      <w:pPr>
        <w:rPr>
          <w:ins w:id="236" w:author="Helena I Mcmonagle" w:date="2024-09-29T16:11:00Z" w16du:dateUtc="2024-09-29T23:11:00Z"/>
          <w:rFonts w:ascii="Times New Roman" w:hAnsi="Times New Roman" w:cs="Times New Roman"/>
          <w:i/>
          <w:iCs/>
        </w:rPr>
      </w:pPr>
    </w:p>
    <w:p w14:paraId="75031BE9" w14:textId="77777777" w:rsidR="00B32317" w:rsidRPr="00F96953" w:rsidRDefault="00B32317" w:rsidP="00B32317">
      <w:pPr>
        <w:rPr>
          <w:ins w:id="237" w:author="Helena I Mcmonagle" w:date="2024-09-29T16:11:00Z" w16du:dateUtc="2024-09-29T23:11:00Z"/>
          <w:rFonts w:ascii="Times New Roman" w:hAnsi="Times New Roman" w:cs="Times New Roman"/>
        </w:rPr>
      </w:pPr>
      <w:ins w:id="238" w:author="Helena I Mcmonagle" w:date="2024-09-29T16:11:00Z" w16du:dateUtc="2024-09-29T23:11:00Z">
        <w:r w:rsidRPr="006370D2">
          <w:rPr>
            <w:rFonts w:ascii="Times New Roman" w:hAnsi="Times New Roman" w:cs="Times New Roman"/>
          </w:rPr>
          <w:t>Thanks for catching this. We have edited this in the text where we mistakenly put fish. When we are listing fish in comparison to zooplankton, we keep this term as a general category of marine life as it is clear in these places that we are referring to fish in general (e.g., “We sampled fishes and zooplankton” sounds a little clunky in our opinion). We also leave “fish” where it is used as an adjective, e.g., “fish carbon flux” or “fish biomass” as we understand you are referring to the use</w:t>
        </w:r>
        <w:r w:rsidRPr="00F96953">
          <w:rPr>
            <w:rFonts w:ascii="Times New Roman" w:hAnsi="Times New Roman" w:cs="Times New Roman"/>
          </w:rPr>
          <w:t xml:space="preserve"> of fishes as a noun. </w:t>
        </w:r>
      </w:ins>
    </w:p>
    <w:p w14:paraId="1352A7DE" w14:textId="77777777" w:rsidR="00B32317" w:rsidRPr="00F96953" w:rsidRDefault="00B32317" w:rsidP="00B32317">
      <w:pPr>
        <w:rPr>
          <w:ins w:id="239" w:author="Helena I Mcmonagle" w:date="2024-09-29T16:11:00Z" w16du:dateUtc="2024-09-29T23:11:00Z"/>
          <w:rFonts w:ascii="Times New Roman" w:hAnsi="Times New Roman" w:cs="Times New Roman"/>
        </w:rPr>
      </w:pPr>
    </w:p>
    <w:p w14:paraId="64FEAA9D" w14:textId="77777777" w:rsidR="00B32317" w:rsidRPr="00F96953" w:rsidRDefault="00B32317" w:rsidP="00B32317">
      <w:pPr>
        <w:autoSpaceDE w:val="0"/>
        <w:autoSpaceDN w:val="0"/>
        <w:adjustRightInd w:val="0"/>
        <w:rPr>
          <w:ins w:id="240" w:author="Helena I Mcmonagle" w:date="2024-09-29T16:11:00Z" w16du:dateUtc="2024-09-29T23:11:00Z"/>
          <w:rFonts w:ascii="Times New Roman" w:hAnsi="Times New Roman" w:cs="Times New Roman"/>
          <w:i/>
          <w:iCs/>
        </w:rPr>
      </w:pPr>
      <w:ins w:id="241" w:author="Helena I Mcmonagle" w:date="2024-09-29T16:11:00Z" w16du:dateUtc="2024-09-29T23:11:00Z">
        <w:r w:rsidRPr="00F96953">
          <w:rPr>
            <w:rFonts w:ascii="Times New Roman" w:hAnsi="Times New Roman" w:cs="Times New Roman"/>
            <w:i/>
            <w:iCs/>
          </w:rPr>
          <w:t xml:space="preserve">Methods general comments: I think it would be helpful here to report on the overall model structure early in the methods so we know what the relevance of the various terms are. There’s a </w:t>
        </w:r>
        <w:r w:rsidRPr="00F96953">
          <w:rPr>
            <w:rFonts w:ascii="Times New Roman" w:hAnsi="Times New Roman" w:cs="Times New Roman"/>
            <w:i/>
            <w:iCs/>
          </w:rPr>
          <w:lastRenderedPageBreak/>
          <w:t>couple of places where I have questions that aren’t answered until a later paragraph, usually due to information being split up through the section. It’d be helpful to include some of this info at the same time as it’s raised (e.g., you mention that a MOCNESS is used, but don’t state the sizes / capture efficiency assumptions etc. until a later paragraph).</w:t>
        </w:r>
      </w:ins>
    </w:p>
    <w:p w14:paraId="18E4475E" w14:textId="77777777" w:rsidR="00B32317" w:rsidRDefault="00B32317" w:rsidP="00B32317">
      <w:pPr>
        <w:autoSpaceDE w:val="0"/>
        <w:autoSpaceDN w:val="0"/>
        <w:adjustRightInd w:val="0"/>
        <w:rPr>
          <w:ins w:id="242" w:author="Helena I Mcmonagle" w:date="2024-09-29T16:11:00Z" w16du:dateUtc="2024-09-29T23:11:00Z"/>
          <w:rFonts w:ascii="Times New Roman" w:hAnsi="Times New Roman" w:cs="Times New Roman"/>
          <w:i/>
          <w:iCs/>
        </w:rPr>
      </w:pPr>
    </w:p>
    <w:p w14:paraId="08929E12" w14:textId="77777777" w:rsidR="00B32317" w:rsidRPr="00627BD2" w:rsidRDefault="00B32317" w:rsidP="00B32317">
      <w:pPr>
        <w:autoSpaceDE w:val="0"/>
        <w:autoSpaceDN w:val="0"/>
        <w:adjustRightInd w:val="0"/>
        <w:rPr>
          <w:ins w:id="243" w:author="Helena I Mcmonagle" w:date="2024-09-29T16:11:00Z" w16du:dateUtc="2024-09-29T23:11:00Z"/>
          <w:rFonts w:ascii="Times New Roman" w:hAnsi="Times New Roman" w:cs="Times New Roman"/>
        </w:rPr>
      </w:pPr>
      <w:ins w:id="244" w:author="Helena I Mcmonagle" w:date="2024-09-29T16:11:00Z" w16du:dateUtc="2024-09-29T23:11:00Z">
        <w:r>
          <w:rPr>
            <w:rFonts w:ascii="Times New Roman" w:hAnsi="Times New Roman" w:cs="Times New Roman"/>
          </w:rPr>
          <w:t xml:space="preserve">We agree, and other reviewers requested additional detail upfront in the Methods section as well before it is introduced in a later paragraph or even supplement. We have added a substantial amount of detail to the Methods section. </w:t>
        </w:r>
      </w:ins>
    </w:p>
    <w:p w14:paraId="7BC6BF80" w14:textId="77777777" w:rsidR="00B32317" w:rsidRPr="00F96953" w:rsidRDefault="00B32317" w:rsidP="00B32317">
      <w:pPr>
        <w:autoSpaceDE w:val="0"/>
        <w:autoSpaceDN w:val="0"/>
        <w:adjustRightInd w:val="0"/>
        <w:rPr>
          <w:ins w:id="245" w:author="Helena I Mcmonagle" w:date="2024-09-29T16:11:00Z" w16du:dateUtc="2024-09-29T23:11:00Z"/>
          <w:rFonts w:ascii="Times New Roman" w:hAnsi="Times New Roman" w:cs="Times New Roman"/>
          <w:i/>
          <w:iCs/>
        </w:rPr>
      </w:pPr>
    </w:p>
    <w:p w14:paraId="12AD7CBA" w14:textId="77777777" w:rsidR="00B32317" w:rsidRDefault="00B32317" w:rsidP="00B32317">
      <w:pPr>
        <w:autoSpaceDE w:val="0"/>
        <w:autoSpaceDN w:val="0"/>
        <w:adjustRightInd w:val="0"/>
        <w:rPr>
          <w:ins w:id="246" w:author="Helena I Mcmonagle" w:date="2024-09-29T16:11:00Z" w16du:dateUtc="2024-09-29T23:11:00Z"/>
          <w:rFonts w:ascii="Times New Roman" w:hAnsi="Times New Roman" w:cs="Times New Roman"/>
          <w:i/>
          <w:iCs/>
        </w:rPr>
      </w:pPr>
      <w:ins w:id="247" w:author="Helena I Mcmonagle" w:date="2024-09-29T16:11:00Z" w16du:dateUtc="2024-09-29T23:11:00Z">
        <w:r w:rsidRPr="00F96953">
          <w:rPr>
            <w:rFonts w:ascii="Times New Roman" w:hAnsi="Times New Roman" w:cs="Times New Roman"/>
            <w:i/>
            <w:iCs/>
          </w:rPr>
          <w:t>It would be useful to briefly include a description of how the mortality pathway is estimated, just so we don’t have to jump between papers, especially given that this is the parameter that’s arguably hardest to measure.</w:t>
        </w:r>
      </w:ins>
    </w:p>
    <w:p w14:paraId="24969C5A" w14:textId="77777777" w:rsidR="00B32317" w:rsidRDefault="00B32317" w:rsidP="00B32317">
      <w:pPr>
        <w:autoSpaceDE w:val="0"/>
        <w:autoSpaceDN w:val="0"/>
        <w:adjustRightInd w:val="0"/>
        <w:rPr>
          <w:ins w:id="248" w:author="Helena I Mcmonagle" w:date="2024-09-29T16:11:00Z" w16du:dateUtc="2024-09-29T23:11:00Z"/>
          <w:rFonts w:ascii="Times New Roman" w:hAnsi="Times New Roman" w:cs="Times New Roman"/>
          <w:i/>
          <w:iCs/>
        </w:rPr>
      </w:pPr>
    </w:p>
    <w:p w14:paraId="40F8E5B0" w14:textId="77777777" w:rsidR="00B32317" w:rsidRPr="004E5FA0" w:rsidRDefault="00B32317" w:rsidP="00B32317">
      <w:pPr>
        <w:autoSpaceDE w:val="0"/>
        <w:autoSpaceDN w:val="0"/>
        <w:adjustRightInd w:val="0"/>
        <w:rPr>
          <w:ins w:id="249" w:author="Helena I Mcmonagle" w:date="2024-09-29T16:11:00Z" w16du:dateUtc="2024-09-29T23:11:00Z"/>
          <w:rFonts w:ascii="Times New Roman" w:hAnsi="Times New Roman" w:cs="Times New Roman"/>
        </w:rPr>
      </w:pPr>
      <w:ins w:id="250" w:author="Helena I Mcmonagle" w:date="2024-09-29T16:11:00Z" w16du:dateUtc="2024-09-29T23:11:00Z">
        <w:r>
          <w:rPr>
            <w:rFonts w:ascii="Times New Roman" w:hAnsi="Times New Roman" w:cs="Times New Roman"/>
          </w:rPr>
          <w:t xml:space="preserve">We have further explained our mortality flux estimate in lines 367, 389 and 405. </w:t>
        </w:r>
      </w:ins>
    </w:p>
    <w:p w14:paraId="2790653C" w14:textId="77777777" w:rsidR="00B32317" w:rsidRPr="00F96953" w:rsidRDefault="00B32317" w:rsidP="00B32317">
      <w:pPr>
        <w:autoSpaceDE w:val="0"/>
        <w:autoSpaceDN w:val="0"/>
        <w:adjustRightInd w:val="0"/>
        <w:rPr>
          <w:ins w:id="251" w:author="Helena I Mcmonagle" w:date="2024-09-29T16:11:00Z" w16du:dateUtc="2024-09-29T23:11:00Z"/>
          <w:rFonts w:ascii="Times New Roman" w:hAnsi="Times New Roman" w:cs="Times New Roman"/>
          <w:i/>
          <w:iCs/>
        </w:rPr>
      </w:pPr>
    </w:p>
    <w:p w14:paraId="69886F88" w14:textId="77777777" w:rsidR="00B32317" w:rsidRPr="00F96953" w:rsidRDefault="00B32317" w:rsidP="00B32317">
      <w:pPr>
        <w:autoSpaceDE w:val="0"/>
        <w:autoSpaceDN w:val="0"/>
        <w:adjustRightInd w:val="0"/>
        <w:rPr>
          <w:ins w:id="252" w:author="Helena I Mcmonagle" w:date="2024-09-29T16:11:00Z" w16du:dateUtc="2024-09-29T23:11:00Z"/>
          <w:rFonts w:ascii="Times New Roman" w:hAnsi="Times New Roman" w:cs="Times New Roman"/>
          <w:i/>
          <w:iCs/>
          <w:color w:val="000000"/>
        </w:rPr>
      </w:pPr>
      <w:ins w:id="253" w:author="Helena I Mcmonagle" w:date="2024-09-29T16:11:00Z" w16du:dateUtc="2024-09-29T23:11:00Z">
        <w:r w:rsidRPr="00F96953">
          <w:rPr>
            <w:rFonts w:ascii="Times New Roman" w:hAnsi="Times New Roman" w:cs="Times New Roman"/>
            <w:i/>
            <w:iCs/>
            <w:color w:val="000000"/>
          </w:rPr>
          <w:t>Zooplankton flux: Perhaps it’s explained more fully in your other paper, but I think the logic here for why you include zooplankton vs. fishes in the way you do needs some more explanation. I think the assumptions you’re</w:t>
        </w:r>
        <w:r>
          <w:rPr>
            <w:rFonts w:ascii="Times New Roman" w:hAnsi="Times New Roman" w:cs="Times New Roman"/>
            <w:i/>
            <w:iCs/>
            <w:color w:val="000000"/>
          </w:rPr>
          <w:t xml:space="preserve"> </w:t>
        </w:r>
        <w:r w:rsidRPr="00F96953">
          <w:rPr>
            <w:rFonts w:ascii="Times New Roman" w:hAnsi="Times New Roman" w:cs="Times New Roman"/>
            <w:i/>
            <w:iCs/>
            <w:color w:val="000000"/>
          </w:rPr>
          <w:t>making here about zooplankton being consumed only by fishes is a particularly big leap that ignores other high-biomass migrant grazers (e.g., crustaceans), and gives a lot more zooplankton mortality to fishes than</w:t>
        </w:r>
        <w:r>
          <w:rPr>
            <w:rFonts w:ascii="Times New Roman" w:hAnsi="Times New Roman" w:cs="Times New Roman"/>
            <w:i/>
            <w:iCs/>
            <w:color w:val="000000"/>
          </w:rPr>
          <w:t xml:space="preserve"> </w:t>
        </w:r>
        <w:r w:rsidRPr="00F96953">
          <w:rPr>
            <w:rFonts w:ascii="Times New Roman" w:hAnsi="Times New Roman" w:cs="Times New Roman"/>
            <w:i/>
            <w:iCs/>
            <w:color w:val="000000"/>
          </w:rPr>
          <w:t>would occur in reality. If this is simply a proxy for zooplankton mortality overall, maybe it doesn’t matter so much, but if that mortality feeds back into the fish production that could be a far bigger issue. Either way, I’m left</w:t>
        </w:r>
      </w:ins>
    </w:p>
    <w:p w14:paraId="322BB236" w14:textId="77777777" w:rsidR="00B32317" w:rsidRDefault="00B32317" w:rsidP="00B32317">
      <w:pPr>
        <w:autoSpaceDE w:val="0"/>
        <w:autoSpaceDN w:val="0"/>
        <w:adjustRightInd w:val="0"/>
        <w:rPr>
          <w:ins w:id="254" w:author="Helena I Mcmonagle" w:date="2024-09-29T16:11:00Z" w16du:dateUtc="2024-09-29T23:11:00Z"/>
          <w:rFonts w:ascii="Times New Roman" w:hAnsi="Times New Roman" w:cs="Times New Roman"/>
          <w:i/>
          <w:iCs/>
          <w:color w:val="000000"/>
        </w:rPr>
      </w:pPr>
      <w:ins w:id="255" w:author="Helena I Mcmonagle" w:date="2024-09-29T16:11:00Z" w16du:dateUtc="2024-09-29T23:11:00Z">
        <w:r w:rsidRPr="00F96953">
          <w:rPr>
            <w:rFonts w:ascii="Times New Roman" w:hAnsi="Times New Roman" w:cs="Times New Roman"/>
            <w:i/>
            <w:iCs/>
            <w:color w:val="000000"/>
          </w:rPr>
          <w:t>confused after reading this section and I think the inclusion of zooplankton overall needs a bit more justification / explanation for me to understand how it fits in.</w:t>
        </w:r>
      </w:ins>
    </w:p>
    <w:p w14:paraId="51609A7B" w14:textId="77777777" w:rsidR="00B32317" w:rsidRDefault="00B32317" w:rsidP="00B32317">
      <w:pPr>
        <w:autoSpaceDE w:val="0"/>
        <w:autoSpaceDN w:val="0"/>
        <w:adjustRightInd w:val="0"/>
        <w:rPr>
          <w:ins w:id="256" w:author="Helena I Mcmonagle" w:date="2024-09-29T16:11:00Z" w16du:dateUtc="2024-09-29T23:11:00Z"/>
          <w:rFonts w:ascii="Times New Roman" w:hAnsi="Times New Roman" w:cs="Times New Roman"/>
          <w:i/>
          <w:iCs/>
          <w:color w:val="000000"/>
        </w:rPr>
      </w:pPr>
    </w:p>
    <w:p w14:paraId="02134ADC" w14:textId="77777777" w:rsidR="00B32317" w:rsidRPr="00690012" w:rsidRDefault="00B32317" w:rsidP="00B32317">
      <w:pPr>
        <w:autoSpaceDE w:val="0"/>
        <w:autoSpaceDN w:val="0"/>
        <w:adjustRightInd w:val="0"/>
        <w:rPr>
          <w:ins w:id="257" w:author="Helena I Mcmonagle" w:date="2024-09-29T16:11:00Z" w16du:dateUtc="2024-09-29T23:11:00Z"/>
          <w:rFonts w:ascii="Times New Roman" w:hAnsi="Times New Roman" w:cs="Times New Roman"/>
          <w:color w:val="000000"/>
        </w:rPr>
      </w:pPr>
      <w:ins w:id="258" w:author="Helena I Mcmonagle" w:date="2024-09-29T16:11:00Z" w16du:dateUtc="2024-09-29T23:11:00Z">
        <w:r w:rsidRPr="00690012">
          <w:rPr>
            <w:rFonts w:ascii="Times New Roman" w:hAnsi="Times New Roman" w:cs="Times New Roman"/>
            <w:color w:val="000000"/>
          </w:rPr>
          <w:t xml:space="preserve">Agreed. Another reviewer had a similar comment and we definitely want this to be clear. This zooplankton counterfactual issue is truly a gap in how fish carbon flux is typically calculated and compared to other carbon fluxes. We have added a substantial amount of explanation </w:t>
        </w:r>
        <w:r>
          <w:rPr>
            <w:rFonts w:ascii="Times New Roman" w:hAnsi="Times New Roman" w:cs="Times New Roman"/>
          </w:rPr>
          <w:t>in lines</w:t>
        </w:r>
        <w:r w:rsidRPr="00937F7E">
          <w:rPr>
            <w:rFonts w:ascii="Times New Roman" w:hAnsi="Times New Roman" w:cs="Times New Roman"/>
          </w:rPr>
          <w:t xml:space="preserve"> 3</w:t>
        </w:r>
        <w:r>
          <w:rPr>
            <w:rFonts w:ascii="Times New Roman" w:hAnsi="Times New Roman" w:cs="Times New Roman"/>
          </w:rPr>
          <w:t>84</w:t>
        </w:r>
        <w:r w:rsidRPr="00937F7E">
          <w:rPr>
            <w:rFonts w:ascii="Times New Roman" w:hAnsi="Times New Roman" w:cs="Times New Roman"/>
          </w:rPr>
          <w:t>-3</w:t>
        </w:r>
        <w:r>
          <w:rPr>
            <w:rFonts w:ascii="Times New Roman" w:hAnsi="Times New Roman" w:cs="Times New Roman"/>
          </w:rPr>
          <w:t>88.</w:t>
        </w:r>
      </w:ins>
    </w:p>
    <w:p w14:paraId="392B9C29" w14:textId="77777777" w:rsidR="00B32317" w:rsidRDefault="00B32317" w:rsidP="00B32317">
      <w:pPr>
        <w:autoSpaceDE w:val="0"/>
        <w:autoSpaceDN w:val="0"/>
        <w:adjustRightInd w:val="0"/>
        <w:rPr>
          <w:ins w:id="259" w:author="Helena I Mcmonagle" w:date="2024-09-29T16:11:00Z" w16du:dateUtc="2024-09-29T23:11:00Z"/>
          <w:rFonts w:ascii="Times New Roman" w:hAnsi="Times New Roman" w:cs="Times New Roman"/>
          <w:i/>
          <w:iCs/>
          <w:color w:val="000000"/>
        </w:rPr>
      </w:pPr>
    </w:p>
    <w:p w14:paraId="59129A40" w14:textId="77777777" w:rsidR="00B32317" w:rsidRDefault="00B32317" w:rsidP="00B32317">
      <w:pPr>
        <w:autoSpaceDE w:val="0"/>
        <w:autoSpaceDN w:val="0"/>
        <w:adjustRightInd w:val="0"/>
        <w:rPr>
          <w:ins w:id="260" w:author="Helena I Mcmonagle" w:date="2024-09-29T16:11:00Z" w16du:dateUtc="2024-09-29T23:11:00Z"/>
          <w:rFonts w:ascii="Times New Roman" w:hAnsi="Times New Roman" w:cs="Times New Roman"/>
          <w:i/>
          <w:iCs/>
          <w:color w:val="000000"/>
        </w:rPr>
      </w:pPr>
      <w:ins w:id="261" w:author="Helena I Mcmonagle" w:date="2024-09-29T16:11:00Z" w16du:dateUtc="2024-09-29T23:11:00Z">
        <w:r w:rsidRPr="00F96953">
          <w:rPr>
            <w:rFonts w:ascii="Times New Roman" w:hAnsi="Times New Roman" w:cs="Times New Roman"/>
            <w:i/>
            <w:iCs/>
            <w:color w:val="000000"/>
          </w:rPr>
          <w:t>Appendices: I read the appendices after the methods, and there’s some useful information in there that would likely improve the main manuscript. Specifically, much of the information in Appendix C is extremely helpful,</w:t>
        </w:r>
        <w:r>
          <w:rPr>
            <w:rFonts w:ascii="Times New Roman" w:hAnsi="Times New Roman" w:cs="Times New Roman"/>
            <w:i/>
            <w:iCs/>
            <w:color w:val="000000"/>
          </w:rPr>
          <w:t xml:space="preserve"> </w:t>
        </w:r>
        <w:r w:rsidRPr="00F96953">
          <w:rPr>
            <w:rFonts w:ascii="Times New Roman" w:hAnsi="Times New Roman" w:cs="Times New Roman"/>
            <w:i/>
            <w:iCs/>
            <w:color w:val="000000"/>
          </w:rPr>
          <w:t>and a summary of it in the main text could really help explain why you did / did not present certain datasets. Similarly, some information from Appendix G would be useful to include in the main text (see specific comments</w:t>
        </w:r>
        <w:r>
          <w:rPr>
            <w:rFonts w:ascii="Times New Roman" w:hAnsi="Times New Roman" w:cs="Times New Roman"/>
            <w:i/>
            <w:iCs/>
            <w:color w:val="000000"/>
          </w:rPr>
          <w:t xml:space="preserve"> </w:t>
        </w:r>
        <w:r w:rsidRPr="00F96953">
          <w:rPr>
            <w:rFonts w:ascii="Times New Roman" w:hAnsi="Times New Roman" w:cs="Times New Roman"/>
            <w:i/>
            <w:iCs/>
            <w:color w:val="000000"/>
          </w:rPr>
          <w:t>relating to zooplankton).</w:t>
        </w:r>
      </w:ins>
    </w:p>
    <w:p w14:paraId="39B4736D" w14:textId="77777777" w:rsidR="00B32317" w:rsidRDefault="00B32317" w:rsidP="00B32317">
      <w:pPr>
        <w:autoSpaceDE w:val="0"/>
        <w:autoSpaceDN w:val="0"/>
        <w:adjustRightInd w:val="0"/>
        <w:rPr>
          <w:ins w:id="262" w:author="Helena I Mcmonagle" w:date="2024-09-29T16:11:00Z" w16du:dateUtc="2024-09-29T23:11:00Z"/>
          <w:rFonts w:ascii="Times New Roman" w:hAnsi="Times New Roman" w:cs="Times New Roman"/>
          <w:i/>
          <w:iCs/>
          <w:color w:val="000000"/>
        </w:rPr>
      </w:pPr>
    </w:p>
    <w:p w14:paraId="5ABCDED5" w14:textId="77777777" w:rsidR="00B32317" w:rsidRDefault="00B32317" w:rsidP="00B32317">
      <w:pPr>
        <w:autoSpaceDE w:val="0"/>
        <w:autoSpaceDN w:val="0"/>
        <w:adjustRightInd w:val="0"/>
        <w:rPr>
          <w:ins w:id="263" w:author="Helena I Mcmonagle" w:date="2024-09-29T16:11:00Z" w16du:dateUtc="2024-09-29T23:11:00Z"/>
          <w:rFonts w:ascii="Times New Roman" w:hAnsi="Times New Roman" w:cs="Times New Roman"/>
          <w:color w:val="000000"/>
          <w:highlight w:val="yellow"/>
        </w:rPr>
      </w:pPr>
      <w:ins w:id="264" w:author="Helena I Mcmonagle" w:date="2024-09-29T16:11:00Z" w16du:dateUtc="2024-09-29T23:11:00Z">
        <w:r>
          <w:rPr>
            <w:rFonts w:ascii="Times New Roman" w:hAnsi="Times New Roman" w:cs="Times New Roman"/>
            <w:color w:val="000000"/>
          </w:rPr>
          <w:t xml:space="preserve">We have added substantially to the Methods section to move some of the details from the supplement into the main Methods text. We summarize Appendix C starting at line 202. </w:t>
        </w:r>
        <w:r w:rsidRPr="00F879AB">
          <w:rPr>
            <w:rFonts w:ascii="Times New Roman" w:hAnsi="Times New Roman" w:cs="Times New Roman"/>
            <w:color w:val="000000"/>
          </w:rPr>
          <w:t xml:space="preserve">We have summarized the results in Appendix G in Fig. 7. Beyond that, detailed description of the zooplankton carbon flux at this study site is beyond the scope of this paper on fish carbon flux, and the zooplankton results will appear in greater detail in subsequent publications from this cruise effort. </w:t>
        </w:r>
      </w:ins>
    </w:p>
    <w:p w14:paraId="1ABD8119" w14:textId="77777777" w:rsidR="00B32317" w:rsidRPr="00F96953" w:rsidRDefault="00B32317" w:rsidP="00B32317">
      <w:pPr>
        <w:autoSpaceDE w:val="0"/>
        <w:autoSpaceDN w:val="0"/>
        <w:adjustRightInd w:val="0"/>
        <w:rPr>
          <w:ins w:id="265" w:author="Helena I Mcmonagle" w:date="2024-09-29T16:11:00Z" w16du:dateUtc="2024-09-29T23:11:00Z"/>
          <w:rFonts w:ascii="Times New Roman" w:hAnsi="Times New Roman" w:cs="Times New Roman"/>
          <w:i/>
          <w:iCs/>
          <w:color w:val="000000"/>
        </w:rPr>
      </w:pPr>
    </w:p>
    <w:p w14:paraId="730E6F40" w14:textId="77777777" w:rsidR="00B32317" w:rsidRDefault="00B32317" w:rsidP="00B32317">
      <w:pPr>
        <w:autoSpaceDE w:val="0"/>
        <w:autoSpaceDN w:val="0"/>
        <w:adjustRightInd w:val="0"/>
        <w:rPr>
          <w:ins w:id="266" w:author="Helena I Mcmonagle" w:date="2024-09-29T16:11:00Z" w16du:dateUtc="2024-09-29T23:11:00Z"/>
          <w:rFonts w:ascii="Times New Roman" w:hAnsi="Times New Roman" w:cs="Times New Roman"/>
          <w:i/>
          <w:iCs/>
          <w:color w:val="000000"/>
        </w:rPr>
      </w:pPr>
      <w:ins w:id="267" w:author="Helena I Mcmonagle" w:date="2024-09-29T16:11:00Z" w16du:dateUtc="2024-09-29T23:11:00Z">
        <w:r w:rsidRPr="00F96953">
          <w:rPr>
            <w:rFonts w:ascii="Times New Roman" w:hAnsi="Times New Roman" w:cs="Times New Roman"/>
            <w:i/>
            <w:iCs/>
            <w:color w:val="000000"/>
          </w:rPr>
          <w:t>Table S1: I would expect this in the main text, given that this is primarily a modeling study and these are the parameters and data sources used.</w:t>
        </w:r>
      </w:ins>
    </w:p>
    <w:p w14:paraId="0BCEDBEB" w14:textId="77777777" w:rsidR="00B32317" w:rsidRDefault="00B32317" w:rsidP="00B32317">
      <w:pPr>
        <w:autoSpaceDE w:val="0"/>
        <w:autoSpaceDN w:val="0"/>
        <w:adjustRightInd w:val="0"/>
        <w:rPr>
          <w:ins w:id="268" w:author="Helena I Mcmonagle" w:date="2024-09-29T16:11:00Z" w16du:dateUtc="2024-09-29T23:11:00Z"/>
          <w:rFonts w:ascii="Times New Roman" w:hAnsi="Times New Roman" w:cs="Times New Roman"/>
          <w:i/>
          <w:iCs/>
          <w:color w:val="000000"/>
        </w:rPr>
      </w:pPr>
    </w:p>
    <w:p w14:paraId="19D78EFB" w14:textId="77777777" w:rsidR="00B32317" w:rsidRPr="00471B95" w:rsidRDefault="00B32317" w:rsidP="00B32317">
      <w:pPr>
        <w:autoSpaceDE w:val="0"/>
        <w:autoSpaceDN w:val="0"/>
        <w:adjustRightInd w:val="0"/>
        <w:rPr>
          <w:ins w:id="269" w:author="Helena I Mcmonagle" w:date="2024-09-29T16:11:00Z" w16du:dateUtc="2024-09-29T23:11:00Z"/>
          <w:rFonts w:ascii="Times New Roman" w:hAnsi="Times New Roman" w:cs="Times New Roman"/>
          <w:color w:val="000000"/>
        </w:rPr>
      </w:pPr>
      <w:ins w:id="270" w:author="Helena I Mcmonagle" w:date="2024-09-29T16:11:00Z" w16du:dateUtc="2024-09-29T23:11:00Z">
        <w:r>
          <w:rPr>
            <w:rFonts w:ascii="Times New Roman" w:hAnsi="Times New Roman" w:cs="Times New Roman"/>
            <w:color w:val="000000"/>
          </w:rPr>
          <w:lastRenderedPageBreak/>
          <w:t xml:space="preserve">We would have liked this to appear in the main text too, but this table is nearly 3 pages long and thus too large to include in full in the main text given formatting constraints (though we would welcome a correction to our assumption here from the editor). Also, a very similar table in terms of content and format appears in McMonagle et al., 2023. We make the supplement as accessible as possible by linking it in the journal publication as well as storing this table in our Github repository in the copy of the supplement there. Parameter values from this table are also available in our published code. We do briefly mention the parameter range used for </w:t>
        </w:r>
        <w:r>
          <w:rPr>
            <w:rFonts w:ascii="Times New Roman" w:hAnsi="Times New Roman" w:cs="Times New Roman"/>
            <w:i/>
            <w:iCs/>
            <w:color w:val="000000"/>
          </w:rPr>
          <w:t>q</w:t>
        </w:r>
        <w:r>
          <w:rPr>
            <w:rFonts w:ascii="Times New Roman" w:hAnsi="Times New Roman" w:cs="Times New Roman"/>
            <w:color w:val="000000"/>
          </w:rPr>
          <w:t xml:space="preserve">, capture efficiency of the nets, given that this is such an influential parameter according to our results. </w:t>
        </w:r>
      </w:ins>
    </w:p>
    <w:p w14:paraId="7D94E708" w14:textId="77777777" w:rsidR="00B32317" w:rsidRDefault="00B32317" w:rsidP="00B32317">
      <w:pPr>
        <w:autoSpaceDE w:val="0"/>
        <w:autoSpaceDN w:val="0"/>
        <w:adjustRightInd w:val="0"/>
        <w:rPr>
          <w:ins w:id="271" w:author="Helena I Mcmonagle" w:date="2024-09-29T16:11:00Z" w16du:dateUtc="2024-09-29T23:11:00Z"/>
          <w:rFonts w:ascii="Times New Roman" w:hAnsi="Times New Roman" w:cs="Times New Roman"/>
          <w:i/>
          <w:iCs/>
          <w:color w:val="000000"/>
        </w:rPr>
      </w:pPr>
    </w:p>
    <w:p w14:paraId="5470126B" w14:textId="77777777" w:rsidR="00B32317" w:rsidRDefault="00B32317" w:rsidP="00B32317">
      <w:pPr>
        <w:autoSpaceDE w:val="0"/>
        <w:autoSpaceDN w:val="0"/>
        <w:adjustRightInd w:val="0"/>
        <w:rPr>
          <w:ins w:id="272" w:author="Helena I Mcmonagle" w:date="2024-09-29T16:11:00Z" w16du:dateUtc="2024-09-29T23:11:00Z"/>
          <w:rFonts w:ascii="Times New Roman" w:hAnsi="Times New Roman" w:cs="Times New Roman"/>
          <w:i/>
          <w:iCs/>
          <w:color w:val="000000"/>
        </w:rPr>
      </w:pPr>
      <w:ins w:id="273" w:author="Helena I Mcmonagle" w:date="2024-09-29T16:11:00Z" w16du:dateUtc="2024-09-29T23:11:00Z">
        <w:r w:rsidRPr="00F96953">
          <w:rPr>
            <w:rFonts w:ascii="Times New Roman" w:hAnsi="Times New Roman" w:cs="Times New Roman"/>
            <w:i/>
            <w:iCs/>
            <w:color w:val="000000"/>
          </w:rPr>
          <w:t>I also think that Figures S1 and S2 are probably important enough to move to the main text, perhaps replacing Fig. 8, or Figs. 4 – 5 as appropriate. Again, since this paper is a modeling study, I think it’s important to</w:t>
        </w:r>
        <w:r>
          <w:rPr>
            <w:rFonts w:ascii="Times New Roman" w:hAnsi="Times New Roman" w:cs="Times New Roman"/>
            <w:i/>
            <w:iCs/>
            <w:color w:val="000000"/>
          </w:rPr>
          <w:t xml:space="preserve"> </w:t>
        </w:r>
        <w:r w:rsidRPr="00F96953">
          <w:rPr>
            <w:rFonts w:ascii="Times New Roman" w:hAnsi="Times New Roman" w:cs="Times New Roman"/>
            <w:i/>
            <w:iCs/>
            <w:color w:val="000000"/>
          </w:rPr>
          <w:t xml:space="preserve">present the model within the main text and move more of the supporting data figures to appendices if you are short on space. I will leave this decision to the </w:t>
        </w:r>
        <w:proofErr w:type="gramStart"/>
        <w:r w:rsidRPr="00F96953">
          <w:rPr>
            <w:rFonts w:ascii="Times New Roman" w:hAnsi="Times New Roman" w:cs="Times New Roman"/>
            <w:i/>
            <w:iCs/>
            <w:color w:val="000000"/>
          </w:rPr>
          <w:t>authors</w:t>
        </w:r>
        <w:proofErr w:type="gramEnd"/>
        <w:r w:rsidRPr="00F96953">
          <w:rPr>
            <w:rFonts w:ascii="Times New Roman" w:hAnsi="Times New Roman" w:cs="Times New Roman"/>
            <w:i/>
            <w:iCs/>
            <w:color w:val="000000"/>
          </w:rPr>
          <w:t xml:space="preserve"> however.</w:t>
        </w:r>
      </w:ins>
    </w:p>
    <w:p w14:paraId="6A7F7E17" w14:textId="77777777" w:rsidR="00B32317" w:rsidRDefault="00B32317" w:rsidP="00B32317">
      <w:pPr>
        <w:autoSpaceDE w:val="0"/>
        <w:autoSpaceDN w:val="0"/>
        <w:adjustRightInd w:val="0"/>
        <w:rPr>
          <w:ins w:id="274" w:author="Helena I Mcmonagle" w:date="2024-09-29T16:11:00Z" w16du:dateUtc="2024-09-29T23:11:00Z"/>
          <w:rFonts w:ascii="Times New Roman" w:hAnsi="Times New Roman" w:cs="Times New Roman"/>
          <w:i/>
          <w:iCs/>
          <w:color w:val="000000"/>
        </w:rPr>
      </w:pPr>
    </w:p>
    <w:p w14:paraId="381535C9" w14:textId="77777777" w:rsidR="00B32317" w:rsidRDefault="00B32317" w:rsidP="00B32317">
      <w:pPr>
        <w:autoSpaceDE w:val="0"/>
        <w:autoSpaceDN w:val="0"/>
        <w:adjustRightInd w:val="0"/>
        <w:rPr>
          <w:ins w:id="275" w:author="Helena I Mcmonagle" w:date="2024-09-29T16:11:00Z" w16du:dateUtc="2024-09-29T23:11:00Z"/>
          <w:rFonts w:ascii="Times New Roman" w:hAnsi="Times New Roman" w:cs="Times New Roman"/>
          <w:color w:val="000000"/>
        </w:rPr>
      </w:pPr>
      <w:ins w:id="276" w:author="Helena I Mcmonagle" w:date="2024-09-29T16:11:00Z" w16du:dateUtc="2024-09-29T23:11:00Z">
        <w:r>
          <w:rPr>
            <w:rFonts w:ascii="Times New Roman" w:hAnsi="Times New Roman" w:cs="Times New Roman"/>
            <w:color w:val="000000"/>
          </w:rPr>
          <w:t xml:space="preserve">These figures already appear in the main text of McMonagle et al. 2023 and are nearly identical there, and thus we have chosen to include these in the supplement. We have summarized the results of the sensitivity analysis though in line 559 and 608, so that a broader readership not looking to compare their results with ours in greater detail can still obtain the main results of these figures. Figure 8, however, is a completely new result that is not already presented in McMonagle et al., 2023 because in our previous paper, we did not examine uncertainty in fish biomass (that study was looking at bioenergetic-related parameter uncertainty of a single migrating or non-migrating fish). </w:t>
        </w:r>
      </w:ins>
    </w:p>
    <w:p w14:paraId="20BD3C69" w14:textId="77777777" w:rsidR="00B32317" w:rsidRDefault="00B32317" w:rsidP="00B32317">
      <w:pPr>
        <w:autoSpaceDE w:val="0"/>
        <w:autoSpaceDN w:val="0"/>
        <w:adjustRightInd w:val="0"/>
        <w:rPr>
          <w:ins w:id="277" w:author="Helena I Mcmonagle" w:date="2024-09-29T16:11:00Z" w16du:dateUtc="2024-09-29T23:11:00Z"/>
          <w:rFonts w:ascii="Times New Roman" w:hAnsi="Times New Roman" w:cs="Times New Roman"/>
          <w:color w:val="000000"/>
        </w:rPr>
      </w:pPr>
    </w:p>
    <w:p w14:paraId="16C33A33" w14:textId="77777777" w:rsidR="00B32317" w:rsidRPr="00187392" w:rsidRDefault="00B32317" w:rsidP="00B32317">
      <w:pPr>
        <w:autoSpaceDE w:val="0"/>
        <w:autoSpaceDN w:val="0"/>
        <w:adjustRightInd w:val="0"/>
        <w:rPr>
          <w:ins w:id="278" w:author="Helena I Mcmonagle" w:date="2024-09-29T16:11:00Z" w16du:dateUtc="2024-09-29T23:11:00Z"/>
          <w:rFonts w:ascii="Times New Roman" w:hAnsi="Times New Roman" w:cs="Times New Roman"/>
          <w:color w:val="000000"/>
        </w:rPr>
      </w:pPr>
      <w:ins w:id="279" w:author="Helena I Mcmonagle" w:date="2024-09-29T16:11:00Z" w16du:dateUtc="2024-09-29T23:11:00Z">
        <w:r>
          <w:rPr>
            <w:rFonts w:ascii="Times New Roman" w:hAnsi="Times New Roman" w:cs="Times New Roman"/>
            <w:color w:val="000000"/>
          </w:rPr>
          <w:t xml:space="preserve">We considered removing Figs. 4-5, but given the huge influence of biomass uncertainty, we have chosen to leave them in because it shows that catch per tow is highly variable and that a larger net does not necessarily have the impact on catch efficiency that one would intuitively assume. We believe these results could be useful for a slightly different audience interested in constraining uncertainty in fish biomass estimation from net sampling. We have made additional comments regarding </w:t>
        </w:r>
        <w:proofErr w:type="gramStart"/>
        <w:r>
          <w:rPr>
            <w:rFonts w:ascii="Times New Roman" w:hAnsi="Times New Roman" w:cs="Times New Roman"/>
            <w:color w:val="000000"/>
          </w:rPr>
          <w:t>this implications of the patchy distribution</w:t>
        </w:r>
        <w:proofErr w:type="gramEnd"/>
        <w:r>
          <w:rPr>
            <w:rFonts w:ascii="Times New Roman" w:hAnsi="Times New Roman" w:cs="Times New Roman"/>
            <w:color w:val="000000"/>
          </w:rPr>
          <w:t xml:space="preserve"> that we seemed to see, as shown in Fig. 4, in line 617. </w:t>
        </w:r>
      </w:ins>
    </w:p>
    <w:p w14:paraId="5A9C76E4" w14:textId="77777777" w:rsidR="00B32317" w:rsidRDefault="00B32317" w:rsidP="00B32317">
      <w:pPr>
        <w:autoSpaceDE w:val="0"/>
        <w:autoSpaceDN w:val="0"/>
        <w:adjustRightInd w:val="0"/>
        <w:rPr>
          <w:ins w:id="280" w:author="Helena I Mcmonagle" w:date="2024-09-29T16:11:00Z" w16du:dateUtc="2024-09-29T23:11:00Z"/>
          <w:rFonts w:ascii="Times New Roman" w:hAnsi="Times New Roman" w:cs="Times New Roman"/>
          <w:i/>
          <w:iCs/>
          <w:color w:val="000000"/>
        </w:rPr>
      </w:pPr>
    </w:p>
    <w:p w14:paraId="3F89E3CB" w14:textId="77777777" w:rsidR="00B32317" w:rsidRDefault="00B32317" w:rsidP="00B32317">
      <w:pPr>
        <w:autoSpaceDE w:val="0"/>
        <w:autoSpaceDN w:val="0"/>
        <w:adjustRightInd w:val="0"/>
        <w:rPr>
          <w:ins w:id="281" w:author="Helena I Mcmonagle" w:date="2024-09-29T16:11:00Z" w16du:dateUtc="2024-09-29T23:11:00Z"/>
          <w:rFonts w:ascii="Times New Roman" w:hAnsi="Times New Roman" w:cs="Times New Roman"/>
          <w:i/>
          <w:iCs/>
          <w:color w:val="000000"/>
        </w:rPr>
      </w:pPr>
      <w:ins w:id="282" w:author="Helena I Mcmonagle" w:date="2024-09-29T16:11:00Z" w16du:dateUtc="2024-09-29T23:11:00Z">
        <w:r w:rsidRPr="00F96953">
          <w:rPr>
            <w:rFonts w:ascii="Times New Roman" w:hAnsi="Times New Roman" w:cs="Times New Roman"/>
            <w:i/>
            <w:iCs/>
            <w:color w:val="000000"/>
          </w:rPr>
          <w:t>Line 107 – 108: “retentive” implies that you believe some fauna will be entrained into the anticyclonic eddy – is that a fair assumption? This assumption could be justified in the intro a bit more I think, if it’s relevant to your</w:t>
        </w:r>
        <w:r>
          <w:rPr>
            <w:rFonts w:ascii="Times New Roman" w:hAnsi="Times New Roman" w:cs="Times New Roman"/>
            <w:i/>
            <w:iCs/>
            <w:color w:val="000000"/>
          </w:rPr>
          <w:t xml:space="preserve"> </w:t>
        </w:r>
        <w:r w:rsidRPr="00F96953">
          <w:rPr>
            <w:rFonts w:ascii="Times New Roman" w:hAnsi="Times New Roman" w:cs="Times New Roman"/>
            <w:i/>
            <w:iCs/>
            <w:color w:val="000000"/>
          </w:rPr>
          <w:t>topic. If the eddy has effects on the fauna associated with e.g., downwelling / greater water clarity, we might expect changes in the vertical distributions and migration behaviors of some fauna (see e.g.,</w:t>
        </w:r>
        <w:r>
          <w:rPr>
            <w:rFonts w:ascii="Times New Roman" w:hAnsi="Times New Roman" w:cs="Times New Roman"/>
            <w:i/>
            <w:iCs/>
            <w:color w:val="000000"/>
          </w:rPr>
          <w:t xml:space="preserve"> </w:t>
        </w:r>
        <w:r w:rsidRPr="00F96953">
          <w:rPr>
            <w:rFonts w:ascii="Times New Roman" w:hAnsi="Times New Roman" w:cs="Times New Roman"/>
            <w:i/>
            <w:iCs/>
            <w:color w:val="1155CD"/>
          </w:rPr>
          <w:t>https://www.science.org/doi/10.1126/sciadv.1602468</w:t>
        </w:r>
        <w:r w:rsidRPr="00F96953">
          <w:rPr>
            <w:rFonts w:ascii="Times New Roman" w:hAnsi="Times New Roman" w:cs="Times New Roman"/>
            <w:i/>
            <w:iCs/>
            <w:color w:val="000000"/>
          </w:rPr>
          <w:t>). It is not clear to me if / how the potential effects of this eddy are considered in the rest of the manuscript. Please add further clarification as to which samples</w:t>
        </w:r>
        <w:r>
          <w:rPr>
            <w:rFonts w:ascii="Times New Roman" w:hAnsi="Times New Roman" w:cs="Times New Roman"/>
            <w:i/>
            <w:iCs/>
            <w:color w:val="000000"/>
          </w:rPr>
          <w:t xml:space="preserve"> </w:t>
        </w:r>
        <w:r w:rsidRPr="00F96953">
          <w:rPr>
            <w:rFonts w:ascii="Times New Roman" w:hAnsi="Times New Roman" w:cs="Times New Roman"/>
            <w:i/>
            <w:iCs/>
            <w:color w:val="000000"/>
          </w:rPr>
          <w:t>occurred inside / outside /on the edges of this feature.</w:t>
        </w:r>
      </w:ins>
    </w:p>
    <w:p w14:paraId="27F4A9DB" w14:textId="77777777" w:rsidR="00B32317" w:rsidRDefault="00B32317" w:rsidP="00B32317">
      <w:pPr>
        <w:autoSpaceDE w:val="0"/>
        <w:autoSpaceDN w:val="0"/>
        <w:adjustRightInd w:val="0"/>
        <w:rPr>
          <w:ins w:id="283" w:author="Helena I Mcmonagle" w:date="2024-09-29T16:11:00Z" w16du:dateUtc="2024-09-29T23:11:00Z"/>
          <w:rFonts w:ascii="Times New Roman" w:hAnsi="Times New Roman" w:cs="Times New Roman"/>
          <w:i/>
          <w:iCs/>
          <w:color w:val="000000"/>
        </w:rPr>
      </w:pPr>
    </w:p>
    <w:p w14:paraId="7024F87E" w14:textId="77777777" w:rsidR="00B32317" w:rsidRPr="0054303B" w:rsidRDefault="00B32317" w:rsidP="00B32317">
      <w:pPr>
        <w:autoSpaceDE w:val="0"/>
        <w:autoSpaceDN w:val="0"/>
        <w:adjustRightInd w:val="0"/>
        <w:rPr>
          <w:ins w:id="284" w:author="Helena I Mcmonagle" w:date="2024-09-29T16:11:00Z" w16du:dateUtc="2024-09-29T23:11:00Z"/>
          <w:rFonts w:ascii="Times New Roman" w:hAnsi="Times New Roman" w:cs="Times New Roman"/>
          <w:color w:val="000000"/>
        </w:rPr>
      </w:pPr>
      <w:ins w:id="285" w:author="Helena I Mcmonagle" w:date="2024-09-29T16:11:00Z" w16du:dateUtc="2024-09-29T23:11:00Z">
        <w:r>
          <w:rPr>
            <w:rFonts w:ascii="Times New Roman" w:hAnsi="Times New Roman" w:cs="Times New Roman"/>
            <w:color w:val="000000"/>
          </w:rPr>
          <w:t xml:space="preserve">We unfortunately do not have sufficient sampling effort nor a clear enough relationship between catch and distance to eddy core to draw conclusions about biomass with relation to location within/near eddy to go into greater depth on that in this manuscript. However, future research using EXPORTS data from this North Atlantic study site may find it relevant that the three-ship experiment was based around an anticyclonic eddy. Given that this explains our coordinates </w:t>
        </w:r>
        <w:r>
          <w:rPr>
            <w:rFonts w:ascii="Times New Roman" w:hAnsi="Times New Roman" w:cs="Times New Roman"/>
            <w:color w:val="000000"/>
          </w:rPr>
          <w:lastRenderedPageBreak/>
          <w:t xml:space="preserve">throughout the cruise, we decided to leave in that the sampling was essentially following an anticyclonic eddy, though this predictor of biomass is not pursued further in this manuscript. To avoid this sentence being misleading, we have removed “retentive” and just retained basic mention of the anticyclonic eddy within/near which sampling occurred (line 121). </w:t>
        </w:r>
      </w:ins>
    </w:p>
    <w:p w14:paraId="555DF3FB" w14:textId="77777777" w:rsidR="00B32317" w:rsidRDefault="00B32317" w:rsidP="00B32317">
      <w:pPr>
        <w:autoSpaceDE w:val="0"/>
        <w:autoSpaceDN w:val="0"/>
        <w:adjustRightInd w:val="0"/>
        <w:rPr>
          <w:ins w:id="286" w:author="Helena I Mcmonagle" w:date="2024-09-29T16:11:00Z" w16du:dateUtc="2024-09-29T23:11:00Z"/>
          <w:rFonts w:ascii="Times New Roman" w:hAnsi="Times New Roman" w:cs="Times New Roman"/>
          <w:i/>
          <w:iCs/>
          <w:color w:val="000000"/>
        </w:rPr>
      </w:pPr>
    </w:p>
    <w:p w14:paraId="1065C7EB" w14:textId="77777777" w:rsidR="00B32317" w:rsidRDefault="00B32317" w:rsidP="00B32317">
      <w:pPr>
        <w:autoSpaceDE w:val="0"/>
        <w:autoSpaceDN w:val="0"/>
        <w:adjustRightInd w:val="0"/>
        <w:rPr>
          <w:ins w:id="287" w:author="Helena I Mcmonagle" w:date="2024-09-29T16:11:00Z" w16du:dateUtc="2024-09-29T23:11:00Z"/>
          <w:rFonts w:ascii="Times New Roman" w:hAnsi="Times New Roman" w:cs="Times New Roman"/>
          <w:i/>
          <w:iCs/>
          <w:color w:val="000000"/>
        </w:rPr>
      </w:pPr>
      <w:ins w:id="288" w:author="Helena I Mcmonagle" w:date="2024-09-29T16:11:00Z" w16du:dateUtc="2024-09-29T23:11:00Z">
        <w:r w:rsidRPr="00F96953">
          <w:rPr>
            <w:rFonts w:ascii="Times New Roman" w:hAnsi="Times New Roman" w:cs="Times New Roman"/>
            <w:i/>
            <w:iCs/>
            <w:color w:val="000000"/>
          </w:rPr>
          <w:t>I don’t believe the potential effects of this eddy are considered again in the manuscript, but could they explain any of the differences between MOC-1 and MOC-10 catches for example?</w:t>
        </w:r>
      </w:ins>
    </w:p>
    <w:p w14:paraId="2BB32CC8" w14:textId="77777777" w:rsidR="00B32317" w:rsidRDefault="00B32317" w:rsidP="00B32317">
      <w:pPr>
        <w:autoSpaceDE w:val="0"/>
        <w:autoSpaceDN w:val="0"/>
        <w:adjustRightInd w:val="0"/>
        <w:rPr>
          <w:ins w:id="289" w:author="Helena I Mcmonagle" w:date="2024-09-29T16:11:00Z" w16du:dateUtc="2024-09-29T23:11:00Z"/>
          <w:rFonts w:ascii="Times New Roman" w:hAnsi="Times New Roman" w:cs="Times New Roman"/>
          <w:i/>
          <w:iCs/>
          <w:color w:val="000000"/>
        </w:rPr>
      </w:pPr>
    </w:p>
    <w:p w14:paraId="13C9C728" w14:textId="77777777" w:rsidR="00B32317" w:rsidRPr="0054303B" w:rsidRDefault="00B32317" w:rsidP="00B32317">
      <w:pPr>
        <w:autoSpaceDE w:val="0"/>
        <w:autoSpaceDN w:val="0"/>
        <w:adjustRightInd w:val="0"/>
        <w:rPr>
          <w:ins w:id="290" w:author="Helena I Mcmonagle" w:date="2024-09-29T16:11:00Z" w16du:dateUtc="2024-09-29T23:11:00Z"/>
          <w:rFonts w:ascii="Times New Roman" w:hAnsi="Times New Roman" w:cs="Times New Roman"/>
          <w:color w:val="000000"/>
        </w:rPr>
      </w:pPr>
      <w:ins w:id="291" w:author="Helena I Mcmonagle" w:date="2024-09-29T16:11:00Z" w16du:dateUtc="2024-09-29T23:11:00Z">
        <w:r>
          <w:rPr>
            <w:rFonts w:ascii="Times New Roman" w:hAnsi="Times New Roman" w:cs="Times New Roman"/>
            <w:color w:val="000000"/>
          </w:rPr>
          <w:t xml:space="preserve">We had a similar question so we looked into this. However, even when we towed </w:t>
        </w:r>
        <w:proofErr w:type="gramStart"/>
        <w:r>
          <w:rPr>
            <w:rFonts w:ascii="Times New Roman" w:hAnsi="Times New Roman" w:cs="Times New Roman"/>
            <w:color w:val="000000"/>
          </w:rPr>
          <w:t>in</w:t>
        </w:r>
        <w:proofErr w:type="gramEnd"/>
        <w:r>
          <w:rPr>
            <w:rFonts w:ascii="Times New Roman" w:hAnsi="Times New Roman" w:cs="Times New Roman"/>
            <w:color w:val="000000"/>
          </w:rPr>
          <w:t xml:space="preserve"> the same time and place with both ships/net systems, we still see large differences in catch between the two net systems. </w:t>
        </w:r>
      </w:ins>
    </w:p>
    <w:p w14:paraId="3EE9FC7C" w14:textId="77777777" w:rsidR="00B32317" w:rsidRDefault="00B32317" w:rsidP="00B32317">
      <w:pPr>
        <w:autoSpaceDE w:val="0"/>
        <w:autoSpaceDN w:val="0"/>
        <w:adjustRightInd w:val="0"/>
        <w:rPr>
          <w:ins w:id="292" w:author="Helena I Mcmonagle" w:date="2024-09-29T16:11:00Z" w16du:dateUtc="2024-09-29T23:11:00Z"/>
          <w:rFonts w:ascii="Times New Roman" w:hAnsi="Times New Roman" w:cs="Times New Roman"/>
          <w:i/>
          <w:iCs/>
          <w:color w:val="000000"/>
        </w:rPr>
      </w:pPr>
    </w:p>
    <w:p w14:paraId="3187E84E" w14:textId="77777777" w:rsidR="00B32317" w:rsidRDefault="00B32317" w:rsidP="00B32317">
      <w:pPr>
        <w:autoSpaceDE w:val="0"/>
        <w:autoSpaceDN w:val="0"/>
        <w:adjustRightInd w:val="0"/>
        <w:rPr>
          <w:ins w:id="293" w:author="Helena I Mcmonagle" w:date="2024-09-29T16:11:00Z" w16du:dateUtc="2024-09-29T23:11:00Z"/>
          <w:rFonts w:ascii="Times New Roman" w:hAnsi="Times New Roman" w:cs="Times New Roman"/>
          <w:i/>
          <w:iCs/>
          <w:color w:val="000000"/>
        </w:rPr>
      </w:pPr>
      <w:ins w:id="294" w:author="Helena I Mcmonagle" w:date="2024-09-29T16:11:00Z" w16du:dateUtc="2024-09-29T23:11:00Z">
        <w:r w:rsidRPr="00F96953">
          <w:rPr>
            <w:rFonts w:ascii="Times New Roman" w:hAnsi="Times New Roman" w:cs="Times New Roman"/>
            <w:i/>
            <w:iCs/>
            <w:color w:val="000000"/>
          </w:rPr>
          <w:t xml:space="preserve">Line 129-130: It’s not immediately obvious why you calculate areal biomass from volume data. I’m guessing this calculation is intended to get you an estimate of fish density in some volume under a </w:t>
        </w:r>
        <w:proofErr w:type="spellStart"/>
        <w:r w:rsidRPr="00F96953">
          <w:rPr>
            <w:rFonts w:ascii="Times New Roman" w:hAnsi="Times New Roman" w:cs="Times New Roman"/>
            <w:i/>
            <w:iCs/>
            <w:color w:val="000000"/>
          </w:rPr>
          <w:t>a</w:t>
        </w:r>
        <w:proofErr w:type="spellEnd"/>
        <w:r w:rsidRPr="00F96953">
          <w:rPr>
            <w:rFonts w:ascii="Times New Roman" w:hAnsi="Times New Roman" w:cs="Times New Roman"/>
            <w:i/>
            <w:iCs/>
            <w:color w:val="000000"/>
          </w:rPr>
          <w:t xml:space="preserve"> 1m2 area? I think</w:t>
        </w:r>
        <w:r>
          <w:rPr>
            <w:rFonts w:ascii="Times New Roman" w:hAnsi="Times New Roman" w:cs="Times New Roman"/>
            <w:i/>
            <w:iCs/>
            <w:color w:val="000000"/>
          </w:rPr>
          <w:t xml:space="preserve"> </w:t>
        </w:r>
        <w:r w:rsidRPr="00F96953">
          <w:rPr>
            <w:rFonts w:ascii="Times New Roman" w:hAnsi="Times New Roman" w:cs="Times New Roman"/>
            <w:i/>
            <w:iCs/>
            <w:color w:val="000000"/>
          </w:rPr>
          <w:t>this detail could be clarified better because I expect .</w:t>
        </w:r>
      </w:ins>
    </w:p>
    <w:p w14:paraId="45E7C836" w14:textId="77777777" w:rsidR="00B32317" w:rsidRDefault="00B32317" w:rsidP="00B32317">
      <w:pPr>
        <w:autoSpaceDE w:val="0"/>
        <w:autoSpaceDN w:val="0"/>
        <w:adjustRightInd w:val="0"/>
        <w:rPr>
          <w:ins w:id="295" w:author="Helena I Mcmonagle" w:date="2024-09-29T16:11:00Z" w16du:dateUtc="2024-09-29T23:11:00Z"/>
          <w:rFonts w:ascii="Times New Roman" w:hAnsi="Times New Roman" w:cs="Times New Roman"/>
          <w:i/>
          <w:iCs/>
          <w:color w:val="000000"/>
        </w:rPr>
      </w:pPr>
    </w:p>
    <w:p w14:paraId="67F88B38" w14:textId="77777777" w:rsidR="00B32317" w:rsidRPr="008122D9" w:rsidRDefault="00B32317" w:rsidP="00B32317">
      <w:pPr>
        <w:autoSpaceDE w:val="0"/>
        <w:autoSpaceDN w:val="0"/>
        <w:adjustRightInd w:val="0"/>
        <w:rPr>
          <w:ins w:id="296" w:author="Helena I Mcmonagle" w:date="2024-09-29T16:11:00Z" w16du:dateUtc="2024-09-29T23:11:00Z"/>
          <w:rFonts w:ascii="Times New Roman" w:hAnsi="Times New Roman" w:cs="Times New Roman"/>
          <w:color w:val="000000"/>
        </w:rPr>
      </w:pPr>
      <w:ins w:id="297" w:author="Helena I Mcmonagle" w:date="2024-09-29T16:11:00Z" w16du:dateUtc="2024-09-29T23:11:00Z">
        <w:r>
          <w:rPr>
            <w:rFonts w:ascii="Times New Roman" w:hAnsi="Times New Roman" w:cs="Times New Roman"/>
            <w:color w:val="000000"/>
          </w:rPr>
          <w:t xml:space="preserve">Our reasoning for this unit choice for biomass is simply that the biomass measurement is ultimately used for a fish carbon flux estimate, and carbon flux per unit square meter is a more common unit used in the literature (as we add in lines 150-151 in response to your suggestion). We agree it is somewhat counterintuitive compared to biomass per unit volume, but this unit choice allows for better comparison to the broader literature of carbon flux via the biological carbon pump (e.g., via phytoplankton growth and sinking), which is typically presented in areal units. Our code contains calculations and code for figures that presents these results in units of biomass per unit volume filtered as well in case anyone is interested in digging into our results in greater detail. </w:t>
        </w:r>
      </w:ins>
    </w:p>
    <w:p w14:paraId="4501C7BF" w14:textId="77777777" w:rsidR="00B32317" w:rsidRDefault="00B32317" w:rsidP="00B32317">
      <w:pPr>
        <w:autoSpaceDE w:val="0"/>
        <w:autoSpaceDN w:val="0"/>
        <w:adjustRightInd w:val="0"/>
        <w:rPr>
          <w:ins w:id="298" w:author="Helena I Mcmonagle" w:date="2024-09-29T16:11:00Z" w16du:dateUtc="2024-09-29T23:11:00Z"/>
          <w:rFonts w:ascii="Times New Roman" w:hAnsi="Times New Roman" w:cs="Times New Roman"/>
          <w:i/>
          <w:iCs/>
          <w:color w:val="000000"/>
        </w:rPr>
      </w:pPr>
    </w:p>
    <w:p w14:paraId="7058D382" w14:textId="77777777" w:rsidR="00B32317" w:rsidRDefault="00B32317" w:rsidP="00B32317">
      <w:pPr>
        <w:autoSpaceDE w:val="0"/>
        <w:autoSpaceDN w:val="0"/>
        <w:adjustRightInd w:val="0"/>
        <w:rPr>
          <w:ins w:id="299" w:author="Helena I Mcmonagle" w:date="2024-09-29T16:11:00Z" w16du:dateUtc="2024-09-29T23:11:00Z"/>
          <w:rFonts w:ascii="Times New Roman" w:hAnsi="Times New Roman" w:cs="Times New Roman"/>
          <w:i/>
          <w:iCs/>
          <w:color w:val="000000"/>
        </w:rPr>
      </w:pPr>
      <w:ins w:id="300" w:author="Helena I Mcmonagle" w:date="2024-09-29T16:11:00Z" w16du:dateUtc="2024-09-29T23:11:00Z">
        <w:r w:rsidRPr="00F96953">
          <w:rPr>
            <w:rFonts w:ascii="Times New Roman" w:hAnsi="Times New Roman" w:cs="Times New Roman"/>
            <w:i/>
            <w:iCs/>
            <w:color w:val="000000"/>
          </w:rPr>
          <w:t>Lines 135 - 136: I don’t see “day” and “night” defined in the text at all. Were these centered on solar noon / midnight or some other times? Adding clarification as to when the tows were made in relation to sunrise / sunset</w:t>
        </w:r>
        <w:r>
          <w:rPr>
            <w:rFonts w:ascii="Times New Roman" w:hAnsi="Times New Roman" w:cs="Times New Roman"/>
            <w:i/>
            <w:iCs/>
            <w:color w:val="000000"/>
          </w:rPr>
          <w:t xml:space="preserve"> </w:t>
        </w:r>
        <w:r w:rsidRPr="00F96953">
          <w:rPr>
            <w:rFonts w:ascii="Times New Roman" w:hAnsi="Times New Roman" w:cs="Times New Roman"/>
            <w:i/>
            <w:iCs/>
            <w:color w:val="000000"/>
          </w:rPr>
          <w:t>would be useful information to have. On a similar note, were the tows made from deepest to shallowest, or shallowest to deepest?</w:t>
        </w:r>
      </w:ins>
    </w:p>
    <w:p w14:paraId="1AB71C5D" w14:textId="77777777" w:rsidR="00B32317" w:rsidRDefault="00B32317" w:rsidP="00B32317">
      <w:pPr>
        <w:autoSpaceDE w:val="0"/>
        <w:autoSpaceDN w:val="0"/>
        <w:adjustRightInd w:val="0"/>
        <w:rPr>
          <w:ins w:id="301" w:author="Helena I Mcmonagle" w:date="2024-09-29T16:11:00Z" w16du:dateUtc="2024-09-29T23:11:00Z"/>
          <w:rFonts w:ascii="Times New Roman" w:hAnsi="Times New Roman" w:cs="Times New Roman"/>
          <w:i/>
          <w:iCs/>
          <w:color w:val="000000"/>
        </w:rPr>
      </w:pPr>
    </w:p>
    <w:p w14:paraId="7DC7D21B" w14:textId="77777777" w:rsidR="00B32317" w:rsidRPr="00625E26" w:rsidRDefault="00B32317" w:rsidP="00B32317">
      <w:pPr>
        <w:autoSpaceDE w:val="0"/>
        <w:autoSpaceDN w:val="0"/>
        <w:adjustRightInd w:val="0"/>
        <w:rPr>
          <w:ins w:id="302" w:author="Helena I Mcmonagle" w:date="2024-09-29T16:11:00Z" w16du:dateUtc="2024-09-29T23:11:00Z"/>
          <w:rFonts w:ascii="Times New Roman" w:hAnsi="Times New Roman" w:cs="Times New Roman"/>
          <w:color w:val="000000"/>
        </w:rPr>
      </w:pPr>
      <w:ins w:id="303" w:author="Helena I Mcmonagle" w:date="2024-09-29T16:11:00Z" w16du:dateUtc="2024-09-29T23:11:00Z">
        <w:r>
          <w:rPr>
            <w:rFonts w:ascii="Times New Roman" w:hAnsi="Times New Roman" w:cs="Times New Roman"/>
            <w:color w:val="000000"/>
          </w:rPr>
          <w:t>We were not always able to time our tows to occur at the same time during the day and night on both ships, in part because there were several other types of deployments occurring on both ships in addition to the net deployments. We further describe the net sampling in line 133: “</w:t>
        </w:r>
        <w:r>
          <w:rPr>
            <w:rFonts w:ascii="Times New Roman" w:eastAsia="Times New Roman" w:hAnsi="Times New Roman" w:cs="Times New Roman"/>
            <w:lang w:val="en-GB"/>
          </w:rPr>
          <w:t>As is typical for MOCNESS tows, samples were collected while the net was being retrieved from its deepest to shallowest sampling depth.</w:t>
        </w:r>
        <w:r>
          <w:rPr>
            <w:rFonts w:ascii="Times New Roman" w:hAnsi="Times New Roman" w:cs="Times New Roman"/>
            <w:color w:val="000000"/>
          </w:rPr>
          <w:t>” We further define day vs night in line 136: “</w:t>
        </w:r>
        <w:r>
          <w:rPr>
            <w:rFonts w:ascii="Times New Roman" w:eastAsia="Times New Roman" w:hAnsi="Times New Roman" w:cs="Times New Roman"/>
            <w:lang w:val="en-GB"/>
          </w:rPr>
          <w:t>Day tows are defined as those that occurred after the downward migration of the deep scattering layer was complete (i.e., after this layer as shown on an echogram reached its deepest depth), and before the upward migration began in the evening. Night tows are those that occurred after the upward migration was complete and before the downward migration began in the morning.”)</w:t>
        </w:r>
      </w:ins>
    </w:p>
    <w:p w14:paraId="75D44A18" w14:textId="77777777" w:rsidR="00B32317" w:rsidRDefault="00B32317" w:rsidP="00B32317">
      <w:pPr>
        <w:autoSpaceDE w:val="0"/>
        <w:autoSpaceDN w:val="0"/>
        <w:adjustRightInd w:val="0"/>
        <w:rPr>
          <w:ins w:id="304" w:author="Helena I Mcmonagle" w:date="2024-09-29T16:11:00Z" w16du:dateUtc="2024-09-29T23:11:00Z"/>
          <w:rFonts w:ascii="Times New Roman" w:hAnsi="Times New Roman" w:cs="Times New Roman"/>
          <w:i/>
          <w:iCs/>
          <w:color w:val="000000"/>
        </w:rPr>
      </w:pPr>
    </w:p>
    <w:p w14:paraId="6C2B7752" w14:textId="77777777" w:rsidR="00B32317" w:rsidRPr="00F96953" w:rsidRDefault="00B32317" w:rsidP="00B32317">
      <w:pPr>
        <w:autoSpaceDE w:val="0"/>
        <w:autoSpaceDN w:val="0"/>
        <w:adjustRightInd w:val="0"/>
        <w:rPr>
          <w:ins w:id="305" w:author="Helena I Mcmonagle" w:date="2024-09-29T16:11:00Z" w16du:dateUtc="2024-09-29T23:11:00Z"/>
          <w:rFonts w:ascii="Times New Roman" w:hAnsi="Times New Roman" w:cs="Times New Roman"/>
          <w:i/>
          <w:iCs/>
          <w:color w:val="000000"/>
        </w:rPr>
      </w:pPr>
      <w:ins w:id="306" w:author="Helena I Mcmonagle" w:date="2024-09-29T16:11:00Z" w16du:dateUtc="2024-09-29T23:11:00Z">
        <w:r>
          <w:rPr>
            <w:rFonts w:ascii="Times New Roman" w:hAnsi="Times New Roman" w:cs="Times New Roman"/>
            <w:i/>
            <w:iCs/>
            <w:color w:val="000000"/>
          </w:rPr>
          <w:t xml:space="preserve">Line </w:t>
        </w:r>
        <w:r w:rsidRPr="00F96953">
          <w:rPr>
            <w:rFonts w:ascii="Times New Roman" w:hAnsi="Times New Roman" w:cs="Times New Roman"/>
            <w:i/>
            <w:iCs/>
            <w:color w:val="000000"/>
          </w:rPr>
          <w:t>184 – 187: This section isn’t completely clear to me, but it seems much of the</w:t>
        </w:r>
        <w:r>
          <w:rPr>
            <w:rFonts w:ascii="Times New Roman" w:hAnsi="Times New Roman" w:cs="Times New Roman"/>
            <w:i/>
            <w:iCs/>
            <w:color w:val="000000"/>
          </w:rPr>
          <w:t xml:space="preserve"> </w:t>
        </w:r>
        <w:r w:rsidRPr="00F96953">
          <w:rPr>
            <w:rFonts w:ascii="Times New Roman" w:hAnsi="Times New Roman" w:cs="Times New Roman"/>
            <w:i/>
            <w:iCs/>
            <w:color w:val="000000"/>
          </w:rPr>
          <w:t>methodological explanation is in an appendix and then a number of figures are presented in the results section. I’d suggest either moving</w:t>
        </w:r>
        <w:r>
          <w:rPr>
            <w:rFonts w:ascii="Times New Roman" w:hAnsi="Times New Roman" w:cs="Times New Roman"/>
            <w:i/>
            <w:iCs/>
            <w:color w:val="000000"/>
          </w:rPr>
          <w:t xml:space="preserve"> </w:t>
        </w:r>
        <w:r w:rsidRPr="00F96953">
          <w:rPr>
            <w:rFonts w:ascii="Times New Roman" w:hAnsi="Times New Roman" w:cs="Times New Roman"/>
            <w:i/>
            <w:iCs/>
            <w:color w:val="000000"/>
          </w:rPr>
          <w:t>everything relating to catchability to the appendix, or include a more complete explanation of this process in the main text rather than splitting the information across multiple places.</w:t>
        </w:r>
      </w:ins>
    </w:p>
    <w:p w14:paraId="5A8D87B0" w14:textId="77777777" w:rsidR="00B32317" w:rsidRDefault="00B32317" w:rsidP="00B32317">
      <w:pPr>
        <w:autoSpaceDE w:val="0"/>
        <w:autoSpaceDN w:val="0"/>
        <w:adjustRightInd w:val="0"/>
        <w:rPr>
          <w:ins w:id="307" w:author="Helena I Mcmonagle" w:date="2024-09-29T16:11:00Z" w16du:dateUtc="2024-09-29T23:11:00Z"/>
          <w:rFonts w:ascii="Times New Roman" w:hAnsi="Times New Roman" w:cs="Times New Roman"/>
          <w:i/>
          <w:iCs/>
          <w:color w:val="000000"/>
        </w:rPr>
      </w:pPr>
    </w:p>
    <w:p w14:paraId="029B515E" w14:textId="77777777" w:rsidR="00B32317" w:rsidRPr="00250668" w:rsidRDefault="00B32317" w:rsidP="00B32317">
      <w:pPr>
        <w:autoSpaceDE w:val="0"/>
        <w:autoSpaceDN w:val="0"/>
        <w:adjustRightInd w:val="0"/>
        <w:rPr>
          <w:ins w:id="308" w:author="Helena I Mcmonagle" w:date="2024-09-29T16:11:00Z" w16du:dateUtc="2024-09-29T23:11:00Z"/>
          <w:rFonts w:ascii="Times New Roman" w:hAnsi="Times New Roman" w:cs="Times New Roman"/>
          <w:color w:val="000000"/>
        </w:rPr>
      </w:pPr>
      <w:ins w:id="309" w:author="Helena I Mcmonagle" w:date="2024-09-29T16:11:00Z" w16du:dateUtc="2024-09-29T23:11:00Z">
        <w:r>
          <w:rPr>
            <w:rFonts w:ascii="Times New Roman" w:hAnsi="Times New Roman" w:cs="Times New Roman"/>
            <w:color w:val="000000"/>
          </w:rPr>
          <w:t xml:space="preserve">We hear this point, but we made this decision reluctantly after considering the relatively long length of the manuscript already. The data filtering section of our methods is already a page long, and the more detailed description of our data filtering decisions described in Appendix C do not substantially impact our catch results (e.g., excluding extremely rare species does not substantially change our results, as we further explain in the main text in our revised line 479-483). However, for the sake of reproducibility in case anyone ever wanted to repeat our results step-by-step and understand each decision made (and documented in our code in moving from raw to processed data), we have included Appendix C to aid potential future users of our data. Adding the entirety of Appendix C to the main text would add 2 pages to the manuscript main text length, which we don’t believe is necessarily essential for obtaining the main results of the paper. </w:t>
        </w:r>
      </w:ins>
    </w:p>
    <w:p w14:paraId="1B8D423E" w14:textId="77777777" w:rsidR="00B32317" w:rsidRDefault="00B32317" w:rsidP="00B32317">
      <w:pPr>
        <w:autoSpaceDE w:val="0"/>
        <w:autoSpaceDN w:val="0"/>
        <w:adjustRightInd w:val="0"/>
        <w:rPr>
          <w:ins w:id="310" w:author="Helena I Mcmonagle" w:date="2024-09-29T16:11:00Z" w16du:dateUtc="2024-09-29T23:11:00Z"/>
          <w:rFonts w:ascii="Times New Roman" w:hAnsi="Times New Roman" w:cs="Times New Roman"/>
          <w:i/>
          <w:iCs/>
          <w:color w:val="000000"/>
        </w:rPr>
      </w:pPr>
    </w:p>
    <w:p w14:paraId="1532F5C2" w14:textId="77777777" w:rsidR="00B32317" w:rsidRDefault="00B32317" w:rsidP="00B32317">
      <w:pPr>
        <w:autoSpaceDE w:val="0"/>
        <w:autoSpaceDN w:val="0"/>
        <w:adjustRightInd w:val="0"/>
        <w:rPr>
          <w:ins w:id="311" w:author="Helena I Mcmonagle" w:date="2024-09-29T16:11:00Z" w16du:dateUtc="2024-09-29T23:11:00Z"/>
          <w:rFonts w:ascii="Times New Roman" w:hAnsi="Times New Roman" w:cs="Times New Roman"/>
          <w:i/>
          <w:iCs/>
          <w:color w:val="000000"/>
        </w:rPr>
      </w:pPr>
      <w:ins w:id="312" w:author="Helena I Mcmonagle" w:date="2024-09-29T16:11:00Z" w16du:dateUtc="2024-09-29T23:11:00Z">
        <w:r w:rsidRPr="00F96953">
          <w:rPr>
            <w:rFonts w:ascii="Times New Roman" w:hAnsi="Times New Roman" w:cs="Times New Roman"/>
            <w:i/>
            <w:iCs/>
            <w:color w:val="000000"/>
          </w:rPr>
          <w:t>Lines 190 – 193: I think this needs more detail. How did you know what was fish / non-fish? How / when / where were the acoustic surveys made that would allow you to estimate migration rates of just the fishes? I don’t</w:t>
        </w:r>
        <w:r>
          <w:rPr>
            <w:rFonts w:ascii="Times New Roman" w:hAnsi="Times New Roman" w:cs="Times New Roman"/>
            <w:i/>
            <w:iCs/>
            <w:color w:val="000000"/>
          </w:rPr>
          <w:t xml:space="preserve"> </w:t>
        </w:r>
        <w:r w:rsidRPr="00F96953">
          <w:rPr>
            <w:rFonts w:ascii="Times New Roman" w:hAnsi="Times New Roman" w:cs="Times New Roman"/>
            <w:i/>
            <w:iCs/>
            <w:color w:val="000000"/>
          </w:rPr>
          <w:t>believe the acoustic data are ever referenced again, so perhaps this can just be removed.</w:t>
        </w:r>
      </w:ins>
    </w:p>
    <w:p w14:paraId="5F0AC48E" w14:textId="77777777" w:rsidR="00B32317" w:rsidRDefault="00B32317" w:rsidP="00B32317">
      <w:pPr>
        <w:autoSpaceDE w:val="0"/>
        <w:autoSpaceDN w:val="0"/>
        <w:adjustRightInd w:val="0"/>
        <w:rPr>
          <w:ins w:id="313" w:author="Helena I Mcmonagle" w:date="2024-09-29T16:11:00Z" w16du:dateUtc="2024-09-29T23:11:00Z"/>
          <w:rFonts w:ascii="Times New Roman" w:hAnsi="Times New Roman" w:cs="Times New Roman"/>
          <w:i/>
          <w:iCs/>
          <w:color w:val="000000"/>
        </w:rPr>
      </w:pPr>
    </w:p>
    <w:p w14:paraId="3B235474" w14:textId="77777777" w:rsidR="00B32317" w:rsidRDefault="00B32317" w:rsidP="00B32317">
      <w:pPr>
        <w:autoSpaceDE w:val="0"/>
        <w:autoSpaceDN w:val="0"/>
        <w:adjustRightInd w:val="0"/>
        <w:rPr>
          <w:ins w:id="314" w:author="Helena I Mcmonagle" w:date="2024-09-29T16:11:00Z" w16du:dateUtc="2024-09-29T23:11:00Z"/>
          <w:rFonts w:ascii="Times New Roman" w:eastAsia="Times New Roman" w:hAnsi="Times New Roman" w:cs="Times New Roman"/>
          <w:lang w:val="en-GB"/>
        </w:rPr>
      </w:pPr>
      <w:ins w:id="315" w:author="Helena I Mcmonagle" w:date="2024-09-29T16:11:00Z" w16du:dateUtc="2024-09-29T23:11:00Z">
        <w:r>
          <w:rPr>
            <w:rFonts w:ascii="Times New Roman" w:hAnsi="Times New Roman" w:cs="Times New Roman"/>
            <w:color w:val="000000"/>
          </w:rPr>
          <w:t xml:space="preserve">We have added in lines 222-223 that we assume that the dominant deep scattering layer is representative of the bulk of fish migrators. </w:t>
        </w:r>
        <w:r>
          <w:rPr>
            <w:rFonts w:ascii="Times New Roman" w:eastAsia="Times New Roman" w:hAnsi="Times New Roman" w:cs="Times New Roman"/>
            <w:lang w:val="en-GB"/>
          </w:rPr>
          <w:t xml:space="preserve">We believe that the use of acoustic data here provides an improved estimate from relying solely on literature values, though in reality we certainly agree with your point--deep scattering layers contain far more taxa than just fishes and not all mesopelagic fishes contain gas-filled swim bladders that appear clearly on echograms. </w:t>
        </w:r>
      </w:ins>
    </w:p>
    <w:p w14:paraId="556BA9F3" w14:textId="77777777" w:rsidR="00B32317" w:rsidRDefault="00B32317" w:rsidP="00B32317">
      <w:pPr>
        <w:autoSpaceDE w:val="0"/>
        <w:autoSpaceDN w:val="0"/>
        <w:adjustRightInd w:val="0"/>
        <w:rPr>
          <w:ins w:id="316" w:author="Helena I Mcmonagle" w:date="2024-09-29T16:11:00Z" w16du:dateUtc="2024-09-29T23:11:00Z"/>
          <w:rFonts w:ascii="Times New Roman" w:eastAsia="Times New Roman" w:hAnsi="Times New Roman" w:cs="Times New Roman"/>
          <w:lang w:val="en-GB"/>
        </w:rPr>
      </w:pPr>
    </w:p>
    <w:p w14:paraId="1E63B7E1" w14:textId="77777777" w:rsidR="00B32317" w:rsidRDefault="00B32317" w:rsidP="00B32317">
      <w:pPr>
        <w:autoSpaceDE w:val="0"/>
        <w:autoSpaceDN w:val="0"/>
        <w:adjustRightInd w:val="0"/>
        <w:rPr>
          <w:ins w:id="317" w:author="Helena I Mcmonagle" w:date="2024-09-29T16:11:00Z" w16du:dateUtc="2024-09-29T23:11:00Z"/>
          <w:rFonts w:ascii="Times New Roman" w:hAnsi="Times New Roman" w:cs="Times New Roman"/>
          <w:color w:val="000000"/>
        </w:rPr>
      </w:pPr>
      <w:ins w:id="318" w:author="Helena I Mcmonagle" w:date="2024-09-29T16:11:00Z" w16du:dateUtc="2024-09-29T23:11:00Z">
        <w:r>
          <w:rPr>
            <w:rFonts w:ascii="Times New Roman" w:hAnsi="Times New Roman" w:cs="Times New Roman"/>
            <w:color w:val="000000"/>
          </w:rPr>
          <w:t xml:space="preserve">Also, we have now mentioned the acoustic echograms again in our methods where we define day vs night delineations. </w:t>
        </w:r>
      </w:ins>
    </w:p>
    <w:p w14:paraId="7291FC17" w14:textId="77777777" w:rsidR="00B32317" w:rsidRDefault="00B32317" w:rsidP="00B32317">
      <w:pPr>
        <w:autoSpaceDE w:val="0"/>
        <w:autoSpaceDN w:val="0"/>
        <w:adjustRightInd w:val="0"/>
        <w:rPr>
          <w:ins w:id="319" w:author="Helena I Mcmonagle" w:date="2024-09-29T16:11:00Z" w16du:dateUtc="2024-09-29T23:11:00Z"/>
          <w:rFonts w:ascii="Times New Roman" w:hAnsi="Times New Roman" w:cs="Times New Roman"/>
          <w:color w:val="000000"/>
        </w:rPr>
      </w:pPr>
    </w:p>
    <w:p w14:paraId="6580F7E3" w14:textId="77777777" w:rsidR="00B32317" w:rsidRPr="00457E20" w:rsidRDefault="00B32317" w:rsidP="00B32317">
      <w:pPr>
        <w:autoSpaceDE w:val="0"/>
        <w:autoSpaceDN w:val="0"/>
        <w:adjustRightInd w:val="0"/>
        <w:rPr>
          <w:ins w:id="320" w:author="Helena I Mcmonagle" w:date="2024-09-29T16:11:00Z" w16du:dateUtc="2024-09-29T23:11:00Z"/>
          <w:rFonts w:ascii="Times New Roman" w:hAnsi="Times New Roman" w:cs="Times New Roman"/>
          <w:color w:val="000000"/>
        </w:rPr>
      </w:pPr>
      <w:ins w:id="321" w:author="Helena I Mcmonagle" w:date="2024-09-29T16:11:00Z" w16du:dateUtc="2024-09-29T23:11:00Z">
        <w:r>
          <w:rPr>
            <w:rFonts w:ascii="Times New Roman" w:hAnsi="Times New Roman" w:cs="Times New Roman"/>
            <w:color w:val="000000"/>
          </w:rPr>
          <w:t xml:space="preserve">Acoustic data was used to the extent possible (albeit roughly) to avoid having to rely solely on literature estimates of fish swim speeds, which is what has been done in the past for published studies of fish carbon flux. Acoustic data and analysis </w:t>
        </w:r>
        <w:proofErr w:type="gramStart"/>
        <w:r>
          <w:rPr>
            <w:rFonts w:ascii="Times New Roman" w:hAnsi="Times New Roman" w:cs="Times New Roman"/>
            <w:color w:val="000000"/>
          </w:rPr>
          <w:t>is</w:t>
        </w:r>
        <w:proofErr w:type="gramEnd"/>
        <w:r>
          <w:rPr>
            <w:rFonts w:ascii="Times New Roman" w:hAnsi="Times New Roman" w:cs="Times New Roman"/>
            <w:color w:val="000000"/>
          </w:rPr>
          <w:t xml:space="preserve"> certainly not a focus of the paper, and for reasons related to imprecision of calculating swim speed from the echograms as you point out, we still allow swim speeds to vary substantially in our sensitivity analysis. Further detail about how swim speed was estimated from echograms can be found in our data folder in the public repository (data &gt; Swim_speed_from_acoustics.xlsx), which we now mention in the Methods section as well for easier navigation to that information for readers who really want to dig into these details and for reproducibility. </w:t>
        </w:r>
      </w:ins>
    </w:p>
    <w:p w14:paraId="1FB2B122" w14:textId="77777777" w:rsidR="00B32317" w:rsidRDefault="00B32317" w:rsidP="00B32317">
      <w:pPr>
        <w:autoSpaceDE w:val="0"/>
        <w:autoSpaceDN w:val="0"/>
        <w:adjustRightInd w:val="0"/>
        <w:rPr>
          <w:ins w:id="322" w:author="Helena I Mcmonagle" w:date="2024-09-29T16:11:00Z" w16du:dateUtc="2024-09-29T23:11:00Z"/>
          <w:rFonts w:ascii="Times New Roman" w:hAnsi="Times New Roman" w:cs="Times New Roman"/>
          <w:i/>
          <w:iCs/>
          <w:color w:val="000000"/>
        </w:rPr>
      </w:pPr>
    </w:p>
    <w:p w14:paraId="25422DE2" w14:textId="77777777" w:rsidR="00B32317" w:rsidRDefault="00B32317" w:rsidP="00B32317">
      <w:pPr>
        <w:autoSpaceDE w:val="0"/>
        <w:autoSpaceDN w:val="0"/>
        <w:adjustRightInd w:val="0"/>
        <w:rPr>
          <w:ins w:id="323" w:author="Helena I Mcmonagle" w:date="2024-09-29T16:11:00Z" w16du:dateUtc="2024-09-29T23:11:00Z"/>
          <w:rFonts w:ascii="Times New Roman" w:hAnsi="Times New Roman" w:cs="Times New Roman"/>
          <w:i/>
          <w:iCs/>
          <w:color w:val="000000"/>
        </w:rPr>
      </w:pPr>
      <w:ins w:id="324" w:author="Helena I Mcmonagle" w:date="2024-09-29T16:11:00Z" w16du:dateUtc="2024-09-29T23:11:00Z">
        <w:r w:rsidRPr="00F96953">
          <w:rPr>
            <w:rFonts w:ascii="Times New Roman" w:hAnsi="Times New Roman" w:cs="Times New Roman"/>
            <w:i/>
            <w:iCs/>
            <w:color w:val="000000"/>
          </w:rPr>
          <w:t>Line 203: What was the assumed net efficiency and why was that value chosen?</w:t>
        </w:r>
      </w:ins>
    </w:p>
    <w:p w14:paraId="76E70A58" w14:textId="77777777" w:rsidR="00B32317" w:rsidRDefault="00B32317" w:rsidP="00B32317">
      <w:pPr>
        <w:autoSpaceDE w:val="0"/>
        <w:autoSpaceDN w:val="0"/>
        <w:adjustRightInd w:val="0"/>
        <w:rPr>
          <w:ins w:id="325" w:author="Helena I Mcmonagle" w:date="2024-09-29T16:11:00Z" w16du:dateUtc="2024-09-29T23:11:00Z"/>
          <w:rFonts w:ascii="Times New Roman" w:hAnsi="Times New Roman" w:cs="Times New Roman"/>
          <w:i/>
          <w:iCs/>
          <w:color w:val="000000"/>
        </w:rPr>
      </w:pPr>
    </w:p>
    <w:p w14:paraId="1884CA9B" w14:textId="77777777" w:rsidR="00B32317" w:rsidRPr="00471B95" w:rsidRDefault="00B32317" w:rsidP="00B32317">
      <w:pPr>
        <w:autoSpaceDE w:val="0"/>
        <w:autoSpaceDN w:val="0"/>
        <w:adjustRightInd w:val="0"/>
        <w:rPr>
          <w:ins w:id="326" w:author="Helena I Mcmonagle" w:date="2024-09-29T16:11:00Z" w16du:dateUtc="2024-09-29T23:11:00Z"/>
          <w:rFonts w:ascii="Times New Roman" w:hAnsi="Times New Roman" w:cs="Times New Roman"/>
          <w:color w:val="000000"/>
        </w:rPr>
      </w:pPr>
      <w:ins w:id="327" w:author="Helena I Mcmonagle" w:date="2024-09-29T16:11:00Z" w16du:dateUtc="2024-09-29T23:11:00Z">
        <w:r>
          <w:rPr>
            <w:rFonts w:ascii="Times New Roman" w:hAnsi="Times New Roman" w:cs="Times New Roman"/>
            <w:color w:val="000000"/>
          </w:rPr>
          <w:t xml:space="preserve">We have added this in line 248, and the assumed net capture efficiency is also given in Table S1 (though we agree that this also merits some additional text in the main body of the manuscript’s methods). We have also added sources that appear in Table S1. As shown in our sensitivity analysis results, uncertainty in this parameter is highly influential in overall biomass uncertainty, and the reality is that this parameter is very poorly constrained in the literature due to the inherent challenge of measuring it. </w:t>
        </w:r>
      </w:ins>
    </w:p>
    <w:p w14:paraId="395D60B8" w14:textId="77777777" w:rsidR="00B32317" w:rsidRPr="00F96953" w:rsidRDefault="00B32317" w:rsidP="00B32317">
      <w:pPr>
        <w:autoSpaceDE w:val="0"/>
        <w:autoSpaceDN w:val="0"/>
        <w:adjustRightInd w:val="0"/>
        <w:rPr>
          <w:ins w:id="328" w:author="Helena I Mcmonagle" w:date="2024-09-29T16:11:00Z" w16du:dateUtc="2024-09-29T23:11:00Z"/>
          <w:rFonts w:ascii="Times New Roman" w:hAnsi="Times New Roman" w:cs="Times New Roman"/>
          <w:i/>
          <w:iCs/>
          <w:color w:val="000000"/>
        </w:rPr>
      </w:pPr>
    </w:p>
    <w:p w14:paraId="4E544677" w14:textId="77777777" w:rsidR="00B32317" w:rsidRDefault="00B32317" w:rsidP="00B32317">
      <w:pPr>
        <w:autoSpaceDE w:val="0"/>
        <w:autoSpaceDN w:val="0"/>
        <w:adjustRightInd w:val="0"/>
        <w:rPr>
          <w:ins w:id="329" w:author="Helena I Mcmonagle" w:date="2024-09-29T16:11:00Z" w16du:dateUtc="2024-09-29T23:11:00Z"/>
          <w:rFonts w:ascii="Times New Roman" w:hAnsi="Times New Roman" w:cs="Times New Roman"/>
          <w:i/>
          <w:iCs/>
          <w:color w:val="000000"/>
        </w:rPr>
      </w:pPr>
      <w:ins w:id="330" w:author="Helena I Mcmonagle" w:date="2024-09-29T16:11:00Z" w16du:dateUtc="2024-09-29T23:11:00Z">
        <w:r w:rsidRPr="00F96953">
          <w:rPr>
            <w:rFonts w:ascii="Times New Roman" w:hAnsi="Times New Roman" w:cs="Times New Roman"/>
            <w:i/>
            <w:iCs/>
            <w:color w:val="000000"/>
          </w:rPr>
          <w:lastRenderedPageBreak/>
          <w:t>212 – 216</w:t>
        </w:r>
        <w:r>
          <w:rPr>
            <w:rFonts w:ascii="Times New Roman" w:hAnsi="Times New Roman" w:cs="Times New Roman"/>
            <w:i/>
            <w:iCs/>
            <w:color w:val="000000"/>
          </w:rPr>
          <w:t xml:space="preserve"> (now 244)</w:t>
        </w:r>
        <w:r w:rsidRPr="00F96953">
          <w:rPr>
            <w:rFonts w:ascii="Times New Roman" w:hAnsi="Times New Roman" w:cs="Times New Roman"/>
            <w:i/>
            <w:iCs/>
            <w:color w:val="000000"/>
          </w:rPr>
          <w:t>: I struggled to follow this section on a first read. I think it would be helpful to move the parameterization of the net efficiency up to this paragraph rather than leaving it to later.</w:t>
        </w:r>
      </w:ins>
    </w:p>
    <w:p w14:paraId="122011FC" w14:textId="77777777" w:rsidR="00B32317" w:rsidRDefault="00B32317" w:rsidP="00B32317">
      <w:pPr>
        <w:autoSpaceDE w:val="0"/>
        <w:autoSpaceDN w:val="0"/>
        <w:adjustRightInd w:val="0"/>
        <w:rPr>
          <w:ins w:id="331" w:author="Helena I Mcmonagle" w:date="2024-09-29T16:11:00Z" w16du:dateUtc="2024-09-29T23:11:00Z"/>
          <w:rFonts w:ascii="Times New Roman" w:hAnsi="Times New Roman" w:cs="Times New Roman"/>
          <w:i/>
          <w:iCs/>
          <w:color w:val="000000"/>
        </w:rPr>
      </w:pPr>
    </w:p>
    <w:p w14:paraId="735EA059" w14:textId="77777777" w:rsidR="00B32317" w:rsidRPr="00FE759D" w:rsidRDefault="00B32317" w:rsidP="00B32317">
      <w:pPr>
        <w:autoSpaceDE w:val="0"/>
        <w:autoSpaceDN w:val="0"/>
        <w:adjustRightInd w:val="0"/>
        <w:rPr>
          <w:ins w:id="332" w:author="Helena I Mcmonagle" w:date="2024-09-29T16:11:00Z" w16du:dateUtc="2024-09-29T23:11:00Z"/>
          <w:rFonts w:ascii="Times New Roman" w:hAnsi="Times New Roman" w:cs="Times New Roman"/>
          <w:color w:val="000000"/>
        </w:rPr>
      </w:pPr>
      <w:ins w:id="333" w:author="Helena I Mcmonagle" w:date="2024-09-29T16:11:00Z" w16du:dateUtc="2024-09-29T23:11:00Z">
        <w:r>
          <w:rPr>
            <w:rFonts w:ascii="Times New Roman" w:hAnsi="Times New Roman" w:cs="Times New Roman"/>
            <w:color w:val="000000"/>
          </w:rPr>
          <w:t xml:space="preserve">We have now added additional explanation about capture efficiency parameterization in line 248. We agree this is well worth including at this point in the manuscript. </w:t>
        </w:r>
      </w:ins>
    </w:p>
    <w:p w14:paraId="103A7231" w14:textId="77777777" w:rsidR="00B32317" w:rsidRPr="00F96953" w:rsidRDefault="00B32317" w:rsidP="00B32317">
      <w:pPr>
        <w:autoSpaceDE w:val="0"/>
        <w:autoSpaceDN w:val="0"/>
        <w:adjustRightInd w:val="0"/>
        <w:rPr>
          <w:ins w:id="334" w:author="Helena I Mcmonagle" w:date="2024-09-29T16:11:00Z" w16du:dateUtc="2024-09-29T23:11:00Z"/>
          <w:rFonts w:ascii="Times New Roman" w:hAnsi="Times New Roman" w:cs="Times New Roman"/>
          <w:i/>
          <w:iCs/>
          <w:color w:val="000000"/>
        </w:rPr>
      </w:pPr>
    </w:p>
    <w:p w14:paraId="2D3B7F05" w14:textId="77777777" w:rsidR="00B32317" w:rsidRDefault="00B32317" w:rsidP="00B32317">
      <w:pPr>
        <w:autoSpaceDE w:val="0"/>
        <w:autoSpaceDN w:val="0"/>
        <w:adjustRightInd w:val="0"/>
        <w:rPr>
          <w:ins w:id="335" w:author="Helena I Mcmonagle" w:date="2024-09-29T16:11:00Z" w16du:dateUtc="2024-09-29T23:11:00Z"/>
          <w:rFonts w:ascii="Times New Roman" w:hAnsi="Times New Roman" w:cs="Times New Roman"/>
          <w:i/>
          <w:iCs/>
          <w:color w:val="000000"/>
        </w:rPr>
      </w:pPr>
      <w:ins w:id="336" w:author="Helena I Mcmonagle" w:date="2024-09-29T16:11:00Z" w16du:dateUtc="2024-09-29T23:11:00Z">
        <w:r w:rsidRPr="00F96953">
          <w:rPr>
            <w:rFonts w:ascii="Times New Roman" w:hAnsi="Times New Roman" w:cs="Times New Roman"/>
            <w:i/>
            <w:iCs/>
            <w:color w:val="000000"/>
          </w:rPr>
          <w:t>Fig. 2: Please reference the colors in the legend for additional clarity, and check the colors used here for color-blind accessibility. I suspect some people will struggle to distinguish at least the green and pink here.</w:t>
        </w:r>
      </w:ins>
    </w:p>
    <w:p w14:paraId="5E84A5A7" w14:textId="77777777" w:rsidR="00B32317" w:rsidRDefault="00B32317" w:rsidP="00B32317">
      <w:pPr>
        <w:autoSpaceDE w:val="0"/>
        <w:autoSpaceDN w:val="0"/>
        <w:adjustRightInd w:val="0"/>
        <w:rPr>
          <w:ins w:id="337" w:author="Helena I Mcmonagle" w:date="2024-09-29T16:11:00Z" w16du:dateUtc="2024-09-29T23:11:00Z"/>
          <w:rFonts w:ascii="Times New Roman" w:hAnsi="Times New Roman" w:cs="Times New Roman"/>
          <w:color w:val="000000"/>
        </w:rPr>
      </w:pPr>
    </w:p>
    <w:p w14:paraId="21D3D269" w14:textId="77777777" w:rsidR="00B32317" w:rsidRPr="00602BAF" w:rsidRDefault="00B32317" w:rsidP="00B32317">
      <w:pPr>
        <w:autoSpaceDE w:val="0"/>
        <w:autoSpaceDN w:val="0"/>
        <w:adjustRightInd w:val="0"/>
        <w:rPr>
          <w:ins w:id="338" w:author="Helena I Mcmonagle" w:date="2024-09-29T16:11:00Z" w16du:dateUtc="2024-09-29T23:11:00Z"/>
          <w:rFonts w:ascii="Times New Roman" w:hAnsi="Times New Roman" w:cs="Times New Roman"/>
          <w:color w:val="000000"/>
        </w:rPr>
      </w:pPr>
      <w:ins w:id="339" w:author="Helena I Mcmonagle" w:date="2024-09-29T16:11:00Z" w16du:dateUtc="2024-09-29T23:11:00Z">
        <w:r>
          <w:rPr>
            <w:rFonts w:ascii="Times New Roman" w:hAnsi="Times New Roman" w:cs="Times New Roman"/>
            <w:color w:val="000000"/>
          </w:rPr>
          <w:t xml:space="preserve">We used colors from </w:t>
        </w:r>
        <w:proofErr w:type="spellStart"/>
        <w:r>
          <w:rPr>
            <w:rFonts w:ascii="Times New Roman" w:hAnsi="Times New Roman" w:cs="Times New Roman"/>
            <w:color w:val="000000"/>
          </w:rPr>
          <w:t>ggplot’s</w:t>
        </w:r>
        <w:proofErr w:type="spellEnd"/>
        <w:r>
          <w:rPr>
            <w:rFonts w:ascii="Times New Roman" w:hAnsi="Times New Roman" w:cs="Times New Roman"/>
            <w:color w:val="000000"/>
          </w:rPr>
          <w:t xml:space="preserve"> “Dark 2” for these figures, which is a color-blind friendly palette. </w:t>
        </w:r>
      </w:ins>
    </w:p>
    <w:p w14:paraId="563BB858" w14:textId="77777777" w:rsidR="00B32317" w:rsidRPr="00F96953" w:rsidRDefault="00B32317" w:rsidP="00B32317">
      <w:pPr>
        <w:autoSpaceDE w:val="0"/>
        <w:autoSpaceDN w:val="0"/>
        <w:adjustRightInd w:val="0"/>
        <w:rPr>
          <w:ins w:id="340" w:author="Helena I Mcmonagle" w:date="2024-09-29T16:11:00Z" w16du:dateUtc="2024-09-29T23:11:00Z"/>
          <w:rFonts w:ascii="Times New Roman" w:hAnsi="Times New Roman" w:cs="Times New Roman"/>
          <w:i/>
          <w:iCs/>
          <w:color w:val="000000"/>
        </w:rPr>
      </w:pPr>
    </w:p>
    <w:p w14:paraId="4C1BFCA2" w14:textId="77777777" w:rsidR="00B32317" w:rsidRPr="00F96953" w:rsidRDefault="00B32317" w:rsidP="00B32317">
      <w:pPr>
        <w:autoSpaceDE w:val="0"/>
        <w:autoSpaceDN w:val="0"/>
        <w:adjustRightInd w:val="0"/>
        <w:rPr>
          <w:ins w:id="341" w:author="Helena I Mcmonagle" w:date="2024-09-29T16:11:00Z" w16du:dateUtc="2024-09-29T23:11:00Z"/>
          <w:rFonts w:ascii="Times New Roman" w:hAnsi="Times New Roman" w:cs="Times New Roman"/>
          <w:i/>
          <w:iCs/>
          <w:color w:val="000000"/>
        </w:rPr>
      </w:pPr>
      <w:ins w:id="342" w:author="Helena I Mcmonagle" w:date="2024-09-29T16:11:00Z" w16du:dateUtc="2024-09-29T23:11:00Z">
        <w:r w:rsidRPr="00F96953">
          <w:rPr>
            <w:rFonts w:ascii="Times New Roman" w:hAnsi="Times New Roman" w:cs="Times New Roman"/>
            <w:i/>
            <w:iCs/>
            <w:color w:val="000000"/>
          </w:rPr>
          <w:t>275 – 277: I think that considering additional mortality within the mesopelagic and epipelagic zones is important, but it seems like the aim described in these lines is to add some extra mortality to the zooplankton</w:t>
        </w:r>
        <w:r>
          <w:rPr>
            <w:rFonts w:ascii="Times New Roman" w:hAnsi="Times New Roman" w:cs="Times New Roman"/>
            <w:i/>
            <w:iCs/>
            <w:color w:val="000000"/>
          </w:rPr>
          <w:t xml:space="preserve"> </w:t>
        </w:r>
        <w:r w:rsidRPr="00F96953">
          <w:rPr>
            <w:rFonts w:ascii="Times New Roman" w:hAnsi="Times New Roman" w:cs="Times New Roman"/>
            <w:i/>
            <w:iCs/>
            <w:color w:val="000000"/>
          </w:rPr>
          <w:t>population. By limiting your consideration to “fish-based” mortality (per your observed biomass estimates), you’re certainly underestimating the real mortality from all causes, and I can’t help thinking that the simpler</w:t>
        </w:r>
        <w:r>
          <w:rPr>
            <w:rFonts w:ascii="Times New Roman" w:hAnsi="Times New Roman" w:cs="Times New Roman"/>
            <w:i/>
            <w:iCs/>
            <w:color w:val="000000"/>
          </w:rPr>
          <w:t xml:space="preserve"> </w:t>
        </w:r>
        <w:r w:rsidRPr="00F96953">
          <w:rPr>
            <w:rFonts w:ascii="Times New Roman" w:hAnsi="Times New Roman" w:cs="Times New Roman"/>
            <w:i/>
            <w:iCs/>
            <w:color w:val="000000"/>
          </w:rPr>
          <w:t>solution is simply to add a mortality-at-depth term to your model rather than try to estimate all</w:t>
        </w:r>
        <w:r>
          <w:rPr>
            <w:rFonts w:ascii="Times New Roman" w:hAnsi="Times New Roman" w:cs="Times New Roman"/>
            <w:i/>
            <w:iCs/>
            <w:color w:val="000000"/>
          </w:rPr>
          <w:t xml:space="preserve"> </w:t>
        </w:r>
        <w:r w:rsidRPr="00F96953">
          <w:rPr>
            <w:rFonts w:ascii="Times New Roman" w:hAnsi="Times New Roman" w:cs="Times New Roman"/>
            <w:i/>
            <w:iCs/>
            <w:color w:val="000000"/>
          </w:rPr>
          <w:t>the parameters around (only) non-migrating fishes. Gelatinous zooplankton and invertebrate (especially crustacean) grazers</w:t>
        </w:r>
        <w:r>
          <w:rPr>
            <w:rFonts w:ascii="Times New Roman" w:hAnsi="Times New Roman" w:cs="Times New Roman"/>
            <w:i/>
            <w:iCs/>
            <w:color w:val="000000"/>
          </w:rPr>
          <w:t xml:space="preserve"> </w:t>
        </w:r>
        <w:r w:rsidRPr="00F96953">
          <w:rPr>
            <w:rFonts w:ascii="Times New Roman" w:hAnsi="Times New Roman" w:cs="Times New Roman"/>
            <w:i/>
            <w:iCs/>
            <w:color w:val="000000"/>
          </w:rPr>
          <w:t>are likely to be really important consumers at depth as well as fishes, and ultimately, if the carbon is being consumed by a modelled non-migrator, it is effectively all staying at depth anyway.</w:t>
        </w:r>
      </w:ins>
    </w:p>
    <w:p w14:paraId="68B7A592" w14:textId="77777777" w:rsidR="00B32317" w:rsidRPr="00F96953" w:rsidRDefault="00B32317" w:rsidP="00B32317">
      <w:pPr>
        <w:autoSpaceDE w:val="0"/>
        <w:autoSpaceDN w:val="0"/>
        <w:adjustRightInd w:val="0"/>
        <w:rPr>
          <w:ins w:id="343" w:author="Helena I Mcmonagle" w:date="2024-09-29T16:11:00Z" w16du:dateUtc="2024-09-29T23:11:00Z"/>
          <w:rFonts w:ascii="Times New Roman" w:hAnsi="Times New Roman" w:cs="Times New Roman"/>
          <w:i/>
          <w:iCs/>
          <w:color w:val="000000"/>
        </w:rPr>
      </w:pPr>
    </w:p>
    <w:p w14:paraId="6857C042" w14:textId="77777777" w:rsidR="00B32317" w:rsidRPr="00F96953" w:rsidRDefault="00B32317" w:rsidP="00B32317">
      <w:pPr>
        <w:rPr>
          <w:ins w:id="344" w:author="Helena I Mcmonagle" w:date="2024-09-29T16:11:00Z" w16du:dateUtc="2024-09-29T23:11:00Z"/>
          <w:rFonts w:ascii="Times New Roman" w:hAnsi="Times New Roman" w:cs="Times New Roman"/>
        </w:rPr>
      </w:pPr>
      <w:ins w:id="345" w:author="Helena I Mcmonagle" w:date="2024-09-29T16:11:00Z" w16du:dateUtc="2024-09-29T23:11:00Z">
        <w:r w:rsidRPr="00F96953">
          <w:rPr>
            <w:rFonts w:ascii="Times New Roman" w:hAnsi="Times New Roman" w:cs="Times New Roman"/>
          </w:rPr>
          <w:t xml:space="preserve">We agree that this point about a counterfactual to fish carbon transport via predation on zooplankton needs to be clarified. Our Editor made a similar suggestion. Unfortunately, the data to quantitatively model mortality flux is simply not available at this study site, or in any other published fish carbon flux study to our knowledge. However, we have more explicitly explained our decision about how we account for zooplankton mortality flux in lines </w:t>
        </w:r>
        <w:r>
          <w:rPr>
            <w:rFonts w:ascii="Times New Roman" w:hAnsi="Times New Roman" w:cs="Times New Roman"/>
          </w:rPr>
          <w:t>365</w:t>
        </w:r>
        <w:r w:rsidRPr="00F96953">
          <w:rPr>
            <w:rFonts w:ascii="Times New Roman" w:hAnsi="Times New Roman" w:cs="Times New Roman"/>
          </w:rPr>
          <w:t xml:space="preserve"> to </w:t>
        </w:r>
        <w:r>
          <w:rPr>
            <w:rFonts w:ascii="Times New Roman" w:hAnsi="Times New Roman" w:cs="Times New Roman"/>
          </w:rPr>
          <w:t>389</w:t>
        </w:r>
        <w:r w:rsidRPr="00F96953">
          <w:rPr>
            <w:rFonts w:ascii="Times New Roman" w:hAnsi="Times New Roman" w:cs="Times New Roman"/>
          </w:rPr>
          <w:t xml:space="preserve">. </w:t>
        </w:r>
      </w:ins>
    </w:p>
    <w:p w14:paraId="0977853D" w14:textId="77777777" w:rsidR="00B32317" w:rsidRPr="00F96953" w:rsidRDefault="00B32317" w:rsidP="00B32317">
      <w:pPr>
        <w:autoSpaceDE w:val="0"/>
        <w:autoSpaceDN w:val="0"/>
        <w:adjustRightInd w:val="0"/>
        <w:rPr>
          <w:ins w:id="346" w:author="Helena I Mcmonagle" w:date="2024-09-29T16:11:00Z" w16du:dateUtc="2024-09-29T23:11:00Z"/>
          <w:rFonts w:ascii="Times New Roman" w:hAnsi="Times New Roman" w:cs="Times New Roman"/>
          <w:i/>
          <w:iCs/>
          <w:color w:val="000000"/>
        </w:rPr>
      </w:pPr>
    </w:p>
    <w:p w14:paraId="493F1FCB" w14:textId="77777777" w:rsidR="00B32317" w:rsidRPr="00F879AB" w:rsidRDefault="00B32317" w:rsidP="00B32317">
      <w:pPr>
        <w:autoSpaceDE w:val="0"/>
        <w:autoSpaceDN w:val="0"/>
        <w:adjustRightInd w:val="0"/>
        <w:rPr>
          <w:ins w:id="347" w:author="Helena I Mcmonagle" w:date="2024-09-29T16:11:00Z" w16du:dateUtc="2024-09-29T23:11:00Z"/>
          <w:rFonts w:ascii="Times New Roman" w:hAnsi="Times New Roman" w:cs="Times New Roman"/>
          <w:i/>
          <w:iCs/>
          <w:color w:val="1155CD"/>
        </w:rPr>
      </w:pPr>
      <w:ins w:id="348" w:author="Helena I Mcmonagle" w:date="2024-09-29T16:11:00Z" w16du:dateUtc="2024-09-29T23:11:00Z">
        <w:r w:rsidRPr="00F96953">
          <w:rPr>
            <w:rFonts w:ascii="Times New Roman" w:hAnsi="Times New Roman" w:cs="Times New Roman"/>
            <w:i/>
            <w:iCs/>
            <w:color w:val="000000"/>
          </w:rPr>
          <w:t xml:space="preserve">Line 292 – 301: You adjust your MOCNESS catches to account for catchability, but not the sediment traps (which will also underestimate total flux for a variety of reasons: see e.g., </w:t>
        </w:r>
        <w:r w:rsidRPr="00F96953">
          <w:rPr>
            <w:rFonts w:ascii="Times New Roman" w:hAnsi="Times New Roman" w:cs="Times New Roman"/>
            <w:i/>
            <w:iCs/>
            <w:color w:val="1155CD"/>
          </w:rPr>
          <w:t>https://scor-int.org/Publications/WG116.pdf</w:t>
        </w:r>
        <w:r w:rsidRPr="00F96953">
          <w:rPr>
            <w:rFonts w:ascii="Times New Roman" w:hAnsi="Times New Roman" w:cs="Times New Roman"/>
            <w:i/>
            <w:iCs/>
            <w:color w:val="000000"/>
          </w:rPr>
          <w:t>). It would be useful to briefly describe the type of sediment trap used here.</w:t>
        </w:r>
      </w:ins>
    </w:p>
    <w:p w14:paraId="15B39626" w14:textId="77777777" w:rsidR="00B32317" w:rsidRPr="00F96953" w:rsidRDefault="00B32317" w:rsidP="00B32317">
      <w:pPr>
        <w:autoSpaceDE w:val="0"/>
        <w:autoSpaceDN w:val="0"/>
        <w:adjustRightInd w:val="0"/>
        <w:rPr>
          <w:ins w:id="349" w:author="Helena I Mcmonagle" w:date="2024-09-29T16:11:00Z" w16du:dateUtc="2024-09-29T23:11:00Z"/>
          <w:rFonts w:ascii="Times New Roman" w:hAnsi="Times New Roman" w:cs="Times New Roman"/>
          <w:i/>
          <w:iCs/>
          <w:color w:val="000000"/>
        </w:rPr>
      </w:pPr>
    </w:p>
    <w:p w14:paraId="2593FCC2" w14:textId="77777777" w:rsidR="00B32317" w:rsidRPr="0081158C" w:rsidRDefault="00B32317" w:rsidP="00B32317">
      <w:pPr>
        <w:autoSpaceDE w:val="0"/>
        <w:autoSpaceDN w:val="0"/>
        <w:adjustRightInd w:val="0"/>
        <w:rPr>
          <w:ins w:id="350" w:author="Helena I Mcmonagle" w:date="2024-09-29T16:11:00Z" w16du:dateUtc="2024-09-29T23:11:00Z"/>
          <w:rFonts w:ascii="Times New Roman" w:hAnsi="Times New Roman" w:cs="Times New Roman"/>
          <w:i/>
          <w:iCs/>
          <w:color w:val="000000"/>
          <w:highlight w:val="yellow"/>
        </w:rPr>
      </w:pPr>
      <w:ins w:id="351" w:author="Helena I Mcmonagle" w:date="2024-09-29T16:11:00Z" w16du:dateUtc="2024-09-29T23:11:00Z">
        <w:r>
          <w:rPr>
            <w:rFonts w:ascii="Times New Roman" w:hAnsi="Times New Roman" w:cs="Times New Roman"/>
            <w:color w:val="000000"/>
          </w:rPr>
          <w:t xml:space="preserve">We have described some information about the sediment trap sampling in lines 349-354, and we add additional detail in this paragraph. We refer readers to </w:t>
        </w:r>
        <w:proofErr w:type="spellStart"/>
        <w:r>
          <w:rPr>
            <w:rFonts w:ascii="Times New Roman" w:hAnsi="Times New Roman" w:cs="Times New Roman"/>
            <w:color w:val="000000"/>
          </w:rPr>
          <w:t>Estapa</w:t>
        </w:r>
        <w:proofErr w:type="spellEnd"/>
        <w:r>
          <w:rPr>
            <w:rFonts w:ascii="Times New Roman" w:hAnsi="Times New Roman" w:cs="Times New Roman"/>
            <w:color w:val="000000"/>
          </w:rPr>
          <w:t xml:space="preserve"> et al., 2023 for additional details about sediment trap sampling (which we pull from for comparison in our study, but which is outside of the focus of our study). </w:t>
        </w:r>
      </w:ins>
    </w:p>
    <w:p w14:paraId="395466DC" w14:textId="77777777" w:rsidR="00B32317" w:rsidRPr="00F96953" w:rsidRDefault="00B32317" w:rsidP="00B32317">
      <w:pPr>
        <w:autoSpaceDE w:val="0"/>
        <w:autoSpaceDN w:val="0"/>
        <w:adjustRightInd w:val="0"/>
        <w:rPr>
          <w:ins w:id="352" w:author="Helena I Mcmonagle" w:date="2024-09-29T16:11:00Z" w16du:dateUtc="2024-09-29T23:11:00Z"/>
          <w:rFonts w:ascii="Times New Roman" w:hAnsi="Times New Roman" w:cs="Times New Roman"/>
          <w:i/>
          <w:iCs/>
          <w:color w:val="000000"/>
        </w:rPr>
      </w:pPr>
    </w:p>
    <w:p w14:paraId="75FACB3A" w14:textId="77777777" w:rsidR="00B32317" w:rsidRDefault="00B32317" w:rsidP="00B32317">
      <w:pPr>
        <w:autoSpaceDE w:val="0"/>
        <w:autoSpaceDN w:val="0"/>
        <w:adjustRightInd w:val="0"/>
        <w:rPr>
          <w:ins w:id="353" w:author="Helena I Mcmonagle" w:date="2024-09-29T16:11:00Z" w16du:dateUtc="2024-09-29T23:11:00Z"/>
          <w:rFonts w:ascii="Times New Roman" w:hAnsi="Times New Roman" w:cs="Times New Roman"/>
          <w:i/>
          <w:iCs/>
          <w:color w:val="000000"/>
        </w:rPr>
      </w:pPr>
      <w:ins w:id="354" w:author="Helena I Mcmonagle" w:date="2024-09-29T16:11:00Z" w16du:dateUtc="2024-09-29T23:11:00Z">
        <w:r w:rsidRPr="00F96953">
          <w:rPr>
            <w:rFonts w:ascii="Times New Roman" w:hAnsi="Times New Roman" w:cs="Times New Roman"/>
            <w:i/>
            <w:iCs/>
            <w:color w:val="000000"/>
          </w:rPr>
          <w:t>Line 299 – 301: It’s not clear here that the Thorium method was used in the modelling. Please clarify / remove reference to the unused method as appropriate.</w:t>
        </w:r>
      </w:ins>
    </w:p>
    <w:p w14:paraId="315370F3" w14:textId="77777777" w:rsidR="00B32317" w:rsidRDefault="00B32317" w:rsidP="00B32317">
      <w:pPr>
        <w:autoSpaceDE w:val="0"/>
        <w:autoSpaceDN w:val="0"/>
        <w:adjustRightInd w:val="0"/>
        <w:rPr>
          <w:ins w:id="355" w:author="Helena I Mcmonagle" w:date="2024-09-29T16:11:00Z" w16du:dateUtc="2024-09-29T23:11:00Z"/>
          <w:rFonts w:ascii="Times New Roman" w:hAnsi="Times New Roman" w:cs="Times New Roman"/>
          <w:i/>
          <w:iCs/>
          <w:color w:val="000000"/>
        </w:rPr>
      </w:pPr>
    </w:p>
    <w:p w14:paraId="6920DDEF" w14:textId="77777777" w:rsidR="00B32317" w:rsidRPr="00BE39F7" w:rsidRDefault="00B32317" w:rsidP="00B32317">
      <w:pPr>
        <w:autoSpaceDE w:val="0"/>
        <w:autoSpaceDN w:val="0"/>
        <w:adjustRightInd w:val="0"/>
        <w:rPr>
          <w:ins w:id="356" w:author="Helena I Mcmonagle" w:date="2024-09-29T16:11:00Z" w16du:dateUtc="2024-09-29T23:11:00Z"/>
          <w:rFonts w:ascii="Times New Roman" w:hAnsi="Times New Roman" w:cs="Times New Roman"/>
          <w:color w:val="000000"/>
        </w:rPr>
      </w:pPr>
      <w:ins w:id="357" w:author="Helena I Mcmonagle" w:date="2024-09-29T16:11:00Z" w16du:dateUtc="2024-09-29T23:11:00Z">
        <w:r>
          <w:rPr>
            <w:rFonts w:ascii="Times New Roman" w:hAnsi="Times New Roman" w:cs="Times New Roman"/>
            <w:color w:val="000000"/>
          </w:rPr>
          <w:t xml:space="preserve">We have clarified how the Th-234 results are used in our manuscript in lines 354 and 361. The Thorium method is used for creating Fig. 7 </w:t>
        </w:r>
      </w:ins>
    </w:p>
    <w:p w14:paraId="2CEF1ADA" w14:textId="77777777" w:rsidR="00B32317" w:rsidRPr="00F96953" w:rsidRDefault="00B32317" w:rsidP="00B32317">
      <w:pPr>
        <w:autoSpaceDE w:val="0"/>
        <w:autoSpaceDN w:val="0"/>
        <w:adjustRightInd w:val="0"/>
        <w:rPr>
          <w:ins w:id="358" w:author="Helena I Mcmonagle" w:date="2024-09-29T16:11:00Z" w16du:dateUtc="2024-09-29T23:11:00Z"/>
          <w:rFonts w:ascii="Times New Roman" w:hAnsi="Times New Roman" w:cs="Times New Roman"/>
          <w:i/>
          <w:iCs/>
          <w:color w:val="000000"/>
        </w:rPr>
      </w:pPr>
    </w:p>
    <w:p w14:paraId="6BE5EECA" w14:textId="77777777" w:rsidR="00B32317" w:rsidRDefault="00B32317" w:rsidP="00B32317">
      <w:pPr>
        <w:autoSpaceDE w:val="0"/>
        <w:autoSpaceDN w:val="0"/>
        <w:adjustRightInd w:val="0"/>
        <w:rPr>
          <w:ins w:id="359" w:author="Helena I Mcmonagle" w:date="2024-09-29T16:11:00Z" w16du:dateUtc="2024-09-29T23:11:00Z"/>
          <w:rFonts w:ascii="Times New Roman" w:hAnsi="Times New Roman" w:cs="Times New Roman"/>
          <w:i/>
          <w:iCs/>
          <w:color w:val="000000"/>
        </w:rPr>
      </w:pPr>
      <w:ins w:id="360" w:author="Helena I Mcmonagle" w:date="2024-09-29T16:11:00Z" w16du:dateUtc="2024-09-29T23:11:00Z">
        <w:r w:rsidRPr="00F96953">
          <w:rPr>
            <w:rFonts w:ascii="Times New Roman" w:hAnsi="Times New Roman" w:cs="Times New Roman"/>
            <w:i/>
            <w:iCs/>
            <w:color w:val="000000"/>
          </w:rPr>
          <w:lastRenderedPageBreak/>
          <w:t>Line 304 – 305</w:t>
        </w:r>
        <w:r>
          <w:rPr>
            <w:rFonts w:ascii="Times New Roman" w:hAnsi="Times New Roman" w:cs="Times New Roman"/>
            <w:i/>
            <w:iCs/>
            <w:color w:val="000000"/>
          </w:rPr>
          <w:t xml:space="preserve"> (now 365)</w:t>
        </w:r>
        <w:r w:rsidRPr="00F96953">
          <w:rPr>
            <w:rFonts w:ascii="Times New Roman" w:hAnsi="Times New Roman" w:cs="Times New Roman"/>
            <w:i/>
            <w:iCs/>
            <w:color w:val="000000"/>
          </w:rPr>
          <w:t>: The paragraph begins by referring to zooplankton, but then refers to “these fishes”. Please clarify this bit. Later, the paragraph seems to switch from MOC-1 to fish sampling and I’m struggling to follow it.</w:t>
        </w:r>
      </w:ins>
    </w:p>
    <w:p w14:paraId="6F06B42A" w14:textId="77777777" w:rsidR="00B32317" w:rsidRDefault="00B32317" w:rsidP="00B32317">
      <w:pPr>
        <w:autoSpaceDE w:val="0"/>
        <w:autoSpaceDN w:val="0"/>
        <w:adjustRightInd w:val="0"/>
        <w:rPr>
          <w:ins w:id="361" w:author="Helena I Mcmonagle" w:date="2024-09-29T16:11:00Z" w16du:dateUtc="2024-09-29T23:11:00Z"/>
          <w:rFonts w:ascii="Times New Roman" w:hAnsi="Times New Roman" w:cs="Times New Roman"/>
          <w:i/>
          <w:iCs/>
          <w:color w:val="000000"/>
        </w:rPr>
      </w:pPr>
    </w:p>
    <w:p w14:paraId="6F3AA7F7" w14:textId="77777777" w:rsidR="00B32317" w:rsidRPr="00F769AB" w:rsidRDefault="00B32317" w:rsidP="00B32317">
      <w:pPr>
        <w:autoSpaceDE w:val="0"/>
        <w:autoSpaceDN w:val="0"/>
        <w:adjustRightInd w:val="0"/>
        <w:rPr>
          <w:ins w:id="362" w:author="Helena I Mcmonagle" w:date="2024-09-29T16:11:00Z" w16du:dateUtc="2024-09-29T23:11:00Z"/>
          <w:rFonts w:ascii="Times New Roman" w:hAnsi="Times New Roman" w:cs="Times New Roman"/>
          <w:color w:val="000000"/>
        </w:rPr>
      </w:pPr>
      <w:ins w:id="363" w:author="Helena I Mcmonagle" w:date="2024-09-29T16:11:00Z" w16du:dateUtc="2024-09-29T23:11:00Z">
        <w:r>
          <w:rPr>
            <w:rFonts w:ascii="Times New Roman" w:hAnsi="Times New Roman" w:cs="Times New Roman"/>
            <w:color w:val="000000"/>
          </w:rPr>
          <w:t xml:space="preserve">We made a typo here, thanks for catching it. We have added text to clarify in this paragraph and have fixed our typo.  </w:t>
        </w:r>
      </w:ins>
    </w:p>
    <w:p w14:paraId="384AA08C" w14:textId="77777777" w:rsidR="00B32317" w:rsidRPr="00F96953" w:rsidRDefault="00B32317" w:rsidP="00B32317">
      <w:pPr>
        <w:autoSpaceDE w:val="0"/>
        <w:autoSpaceDN w:val="0"/>
        <w:adjustRightInd w:val="0"/>
        <w:rPr>
          <w:ins w:id="364" w:author="Helena I Mcmonagle" w:date="2024-09-29T16:11:00Z" w16du:dateUtc="2024-09-29T23:11:00Z"/>
          <w:rFonts w:ascii="Times New Roman" w:hAnsi="Times New Roman" w:cs="Times New Roman"/>
          <w:i/>
          <w:iCs/>
          <w:color w:val="000000"/>
        </w:rPr>
      </w:pPr>
    </w:p>
    <w:p w14:paraId="21FDF167" w14:textId="77777777" w:rsidR="00B32317" w:rsidRDefault="00B32317" w:rsidP="00B32317">
      <w:pPr>
        <w:autoSpaceDE w:val="0"/>
        <w:autoSpaceDN w:val="0"/>
        <w:adjustRightInd w:val="0"/>
        <w:rPr>
          <w:ins w:id="365" w:author="Helena I Mcmonagle" w:date="2024-09-29T16:11:00Z" w16du:dateUtc="2024-09-29T23:11:00Z"/>
          <w:rFonts w:ascii="Times New Roman" w:hAnsi="Times New Roman" w:cs="Times New Roman"/>
          <w:i/>
          <w:iCs/>
          <w:color w:val="000000"/>
        </w:rPr>
      </w:pPr>
      <w:ins w:id="366" w:author="Helena I Mcmonagle" w:date="2024-09-29T16:11:00Z" w16du:dateUtc="2024-09-29T23:11:00Z">
        <w:r w:rsidRPr="00F96953">
          <w:rPr>
            <w:rFonts w:ascii="Times New Roman" w:hAnsi="Times New Roman" w:cs="Times New Roman"/>
            <w:i/>
            <w:iCs/>
            <w:color w:val="000000"/>
          </w:rPr>
          <w:t>Line 304 - 307: I’m struggling to follow this section. Can you clarify here exactly what is being compared and how?</w:t>
        </w:r>
      </w:ins>
    </w:p>
    <w:p w14:paraId="2622CE64" w14:textId="77777777" w:rsidR="00B32317" w:rsidRDefault="00B32317" w:rsidP="00B32317">
      <w:pPr>
        <w:autoSpaceDE w:val="0"/>
        <w:autoSpaceDN w:val="0"/>
        <w:adjustRightInd w:val="0"/>
        <w:rPr>
          <w:ins w:id="367" w:author="Helena I Mcmonagle" w:date="2024-09-29T16:11:00Z" w16du:dateUtc="2024-09-29T23:11:00Z"/>
          <w:rFonts w:ascii="Times New Roman" w:hAnsi="Times New Roman" w:cs="Times New Roman"/>
          <w:i/>
          <w:iCs/>
          <w:color w:val="000000"/>
        </w:rPr>
      </w:pPr>
    </w:p>
    <w:p w14:paraId="2054A13B" w14:textId="77777777" w:rsidR="00B32317" w:rsidRPr="00B80A5A" w:rsidRDefault="00B32317" w:rsidP="00B32317">
      <w:pPr>
        <w:autoSpaceDE w:val="0"/>
        <w:autoSpaceDN w:val="0"/>
        <w:adjustRightInd w:val="0"/>
        <w:rPr>
          <w:ins w:id="368" w:author="Helena I Mcmonagle" w:date="2024-09-29T16:11:00Z" w16du:dateUtc="2024-09-29T23:11:00Z"/>
          <w:rFonts w:ascii="Times New Roman" w:hAnsi="Times New Roman" w:cs="Times New Roman"/>
          <w:color w:val="000000"/>
        </w:rPr>
      </w:pPr>
      <w:ins w:id="369" w:author="Helena I Mcmonagle" w:date="2024-09-29T16:11:00Z" w16du:dateUtc="2024-09-29T23:11:00Z">
        <w:r>
          <w:rPr>
            <w:rFonts w:ascii="Times New Roman" w:hAnsi="Times New Roman" w:cs="Times New Roman"/>
            <w:color w:val="000000"/>
          </w:rPr>
          <w:t xml:space="preserve">We have added quite a bit of explanation for clarity in this paragraph in lines 364-389, which will help readers understand the decisions we made for comparing fish to zooplankton carbon flux (when in reality, these carbon fluxes are interrelated via predation). </w:t>
        </w:r>
      </w:ins>
    </w:p>
    <w:p w14:paraId="69BA122C" w14:textId="77777777" w:rsidR="00B32317" w:rsidRPr="00F96953" w:rsidRDefault="00B32317" w:rsidP="00B32317">
      <w:pPr>
        <w:autoSpaceDE w:val="0"/>
        <w:autoSpaceDN w:val="0"/>
        <w:adjustRightInd w:val="0"/>
        <w:rPr>
          <w:ins w:id="370" w:author="Helena I Mcmonagle" w:date="2024-09-29T16:11:00Z" w16du:dateUtc="2024-09-29T23:11:00Z"/>
          <w:rFonts w:ascii="Times New Roman" w:hAnsi="Times New Roman" w:cs="Times New Roman"/>
          <w:i/>
          <w:iCs/>
          <w:color w:val="000000"/>
        </w:rPr>
      </w:pPr>
    </w:p>
    <w:p w14:paraId="2258159A" w14:textId="77777777" w:rsidR="00B32317" w:rsidRDefault="00B32317" w:rsidP="00B32317">
      <w:pPr>
        <w:autoSpaceDE w:val="0"/>
        <w:autoSpaceDN w:val="0"/>
        <w:adjustRightInd w:val="0"/>
        <w:rPr>
          <w:ins w:id="371" w:author="Helena I Mcmonagle" w:date="2024-09-29T16:11:00Z" w16du:dateUtc="2024-09-29T23:11:00Z"/>
          <w:rFonts w:ascii="Times New Roman" w:hAnsi="Times New Roman" w:cs="Times New Roman"/>
          <w:i/>
          <w:iCs/>
          <w:color w:val="000000"/>
        </w:rPr>
      </w:pPr>
      <w:ins w:id="372" w:author="Helena I Mcmonagle" w:date="2024-09-29T16:11:00Z" w16du:dateUtc="2024-09-29T23:11:00Z">
        <w:r w:rsidRPr="00F96953">
          <w:rPr>
            <w:rFonts w:ascii="Times New Roman" w:hAnsi="Times New Roman" w:cs="Times New Roman"/>
            <w:i/>
            <w:iCs/>
            <w:color w:val="000000"/>
          </w:rPr>
          <w:t>Line 309 – 310</w:t>
        </w:r>
        <w:r>
          <w:rPr>
            <w:rFonts w:ascii="Times New Roman" w:hAnsi="Times New Roman" w:cs="Times New Roman"/>
            <w:i/>
            <w:iCs/>
            <w:color w:val="000000"/>
          </w:rPr>
          <w:t xml:space="preserve"> (now 373)</w:t>
        </w:r>
        <w:r w:rsidRPr="00F96953">
          <w:rPr>
            <w:rFonts w:ascii="Times New Roman" w:hAnsi="Times New Roman" w:cs="Times New Roman"/>
            <w:i/>
            <w:iCs/>
            <w:color w:val="000000"/>
          </w:rPr>
          <w:t>: I think it’s fine in this paper to say that you focus on fishes and zooplankton specifically, but I don’t think it holds that you “need” to include zooplankton here.</w:t>
        </w:r>
      </w:ins>
    </w:p>
    <w:p w14:paraId="284172D6" w14:textId="77777777" w:rsidR="00B32317" w:rsidRPr="00DE6893" w:rsidRDefault="00B32317" w:rsidP="00B32317">
      <w:pPr>
        <w:autoSpaceDE w:val="0"/>
        <w:autoSpaceDN w:val="0"/>
        <w:adjustRightInd w:val="0"/>
        <w:rPr>
          <w:ins w:id="373" w:author="Helena I Mcmonagle" w:date="2024-09-29T16:11:00Z" w16du:dateUtc="2024-09-29T23:11:00Z"/>
          <w:rFonts w:ascii="Times New Roman" w:hAnsi="Times New Roman" w:cs="Times New Roman"/>
          <w:color w:val="000000"/>
        </w:rPr>
      </w:pPr>
    </w:p>
    <w:p w14:paraId="71DF56ED" w14:textId="77777777" w:rsidR="00B32317" w:rsidRDefault="00B32317" w:rsidP="00B32317">
      <w:pPr>
        <w:autoSpaceDE w:val="0"/>
        <w:autoSpaceDN w:val="0"/>
        <w:adjustRightInd w:val="0"/>
        <w:rPr>
          <w:ins w:id="374" w:author="Helena I Mcmonagle" w:date="2024-09-29T16:11:00Z" w16du:dateUtc="2024-09-29T23:11:00Z"/>
          <w:rFonts w:ascii="Times New Roman" w:hAnsi="Times New Roman" w:cs="Times New Roman"/>
          <w:color w:val="000000"/>
        </w:rPr>
      </w:pPr>
      <w:ins w:id="375" w:author="Helena I Mcmonagle" w:date="2024-09-29T16:11:00Z" w16du:dateUtc="2024-09-29T23:11:00Z">
        <w:r w:rsidRPr="001E0A91">
          <w:rPr>
            <w:rFonts w:ascii="Times New Roman" w:hAnsi="Times New Roman" w:cs="Times New Roman"/>
            <w:color w:val="000000"/>
          </w:rPr>
          <w:t>True, we have taken out “needed”</w:t>
        </w:r>
        <w:r>
          <w:rPr>
            <w:rFonts w:ascii="Times New Roman" w:hAnsi="Times New Roman" w:cs="Times New Roman"/>
            <w:color w:val="000000"/>
          </w:rPr>
          <w:t xml:space="preserve">. </w:t>
        </w:r>
      </w:ins>
    </w:p>
    <w:p w14:paraId="2016C47A" w14:textId="77777777" w:rsidR="00B32317" w:rsidRPr="001E2FF0" w:rsidRDefault="00B32317" w:rsidP="00B32317">
      <w:pPr>
        <w:autoSpaceDE w:val="0"/>
        <w:autoSpaceDN w:val="0"/>
        <w:adjustRightInd w:val="0"/>
        <w:rPr>
          <w:ins w:id="376" w:author="Helena I Mcmonagle" w:date="2024-09-29T16:11:00Z" w16du:dateUtc="2024-09-29T23:11:00Z"/>
          <w:rFonts w:ascii="Times New Roman" w:hAnsi="Times New Roman" w:cs="Times New Roman"/>
          <w:color w:val="000000"/>
        </w:rPr>
      </w:pPr>
    </w:p>
    <w:p w14:paraId="247C31E5" w14:textId="77777777" w:rsidR="00B32317" w:rsidRDefault="00B32317" w:rsidP="00B32317">
      <w:pPr>
        <w:autoSpaceDE w:val="0"/>
        <w:autoSpaceDN w:val="0"/>
        <w:adjustRightInd w:val="0"/>
        <w:rPr>
          <w:ins w:id="377" w:author="Helena I Mcmonagle" w:date="2024-09-29T16:11:00Z" w16du:dateUtc="2024-09-29T23:11:00Z"/>
          <w:rFonts w:ascii="Times New Roman" w:hAnsi="Times New Roman" w:cs="Times New Roman"/>
          <w:i/>
          <w:iCs/>
          <w:color w:val="000000"/>
        </w:rPr>
      </w:pPr>
      <w:ins w:id="378" w:author="Helena I Mcmonagle" w:date="2024-09-29T16:11:00Z" w16du:dateUtc="2024-09-29T23:11:00Z">
        <w:r w:rsidRPr="00F96953">
          <w:rPr>
            <w:rFonts w:ascii="Times New Roman" w:hAnsi="Times New Roman" w:cs="Times New Roman"/>
            <w:i/>
            <w:iCs/>
            <w:color w:val="000000"/>
          </w:rPr>
          <w:t>317 – 319</w:t>
        </w:r>
        <w:r>
          <w:rPr>
            <w:rFonts w:ascii="Times New Roman" w:hAnsi="Times New Roman" w:cs="Times New Roman"/>
            <w:i/>
            <w:iCs/>
            <w:color w:val="000000"/>
          </w:rPr>
          <w:t xml:space="preserve"> (now 382)</w:t>
        </w:r>
        <w:r w:rsidRPr="00F96953">
          <w:rPr>
            <w:rFonts w:ascii="Times New Roman" w:hAnsi="Times New Roman" w:cs="Times New Roman"/>
            <w:i/>
            <w:iCs/>
            <w:color w:val="000000"/>
          </w:rPr>
          <w:t>: Presumably you’re only referring to migratory zooplankton and so diurnal epipelagic consumption is considered irrelevant. Is that correct?</w:t>
        </w:r>
      </w:ins>
    </w:p>
    <w:p w14:paraId="4B92F329" w14:textId="77777777" w:rsidR="00B32317" w:rsidRPr="00F96953" w:rsidRDefault="00B32317" w:rsidP="00B32317">
      <w:pPr>
        <w:autoSpaceDE w:val="0"/>
        <w:autoSpaceDN w:val="0"/>
        <w:adjustRightInd w:val="0"/>
        <w:rPr>
          <w:ins w:id="379" w:author="Helena I Mcmonagle" w:date="2024-09-29T16:11:00Z" w16du:dateUtc="2024-09-29T23:11:00Z"/>
          <w:rFonts w:ascii="Times New Roman" w:hAnsi="Times New Roman" w:cs="Times New Roman"/>
          <w:i/>
          <w:iCs/>
          <w:color w:val="000000"/>
        </w:rPr>
      </w:pPr>
    </w:p>
    <w:p w14:paraId="5F8744FC" w14:textId="77777777" w:rsidR="00B32317" w:rsidRPr="00C25B21" w:rsidRDefault="00B32317" w:rsidP="00B32317">
      <w:pPr>
        <w:autoSpaceDE w:val="0"/>
        <w:autoSpaceDN w:val="0"/>
        <w:adjustRightInd w:val="0"/>
        <w:rPr>
          <w:ins w:id="380" w:author="Helena I Mcmonagle" w:date="2024-09-29T16:11:00Z" w16du:dateUtc="2024-09-29T23:11:00Z"/>
          <w:rFonts w:ascii="Times New Roman" w:hAnsi="Times New Roman" w:cs="Times New Roman"/>
          <w:color w:val="000000"/>
        </w:rPr>
      </w:pPr>
      <w:ins w:id="381" w:author="Helena I Mcmonagle" w:date="2024-09-29T16:11:00Z" w16du:dateUtc="2024-09-29T23:11:00Z">
        <w:r>
          <w:rPr>
            <w:rFonts w:ascii="Times New Roman" w:hAnsi="Times New Roman" w:cs="Times New Roman"/>
            <w:color w:val="000000"/>
          </w:rPr>
          <w:t xml:space="preserve">Migrating mesopelagic fishes could be consuming diurnal epipelagic zooplankton as well, which is further described in McMonagle et al., 2023. </w:t>
        </w:r>
      </w:ins>
    </w:p>
    <w:p w14:paraId="636E5043" w14:textId="77777777" w:rsidR="00B32317" w:rsidRPr="00F96953" w:rsidRDefault="00B32317" w:rsidP="00B32317">
      <w:pPr>
        <w:autoSpaceDE w:val="0"/>
        <w:autoSpaceDN w:val="0"/>
        <w:adjustRightInd w:val="0"/>
        <w:rPr>
          <w:ins w:id="382" w:author="Helena I Mcmonagle" w:date="2024-09-29T16:11:00Z" w16du:dateUtc="2024-09-29T23:11:00Z"/>
          <w:rFonts w:ascii="Times New Roman" w:hAnsi="Times New Roman" w:cs="Times New Roman"/>
          <w:i/>
          <w:iCs/>
          <w:color w:val="000000"/>
        </w:rPr>
      </w:pPr>
    </w:p>
    <w:p w14:paraId="1A09F694" w14:textId="77777777" w:rsidR="00B32317" w:rsidRDefault="00B32317" w:rsidP="00B32317">
      <w:pPr>
        <w:autoSpaceDE w:val="0"/>
        <w:autoSpaceDN w:val="0"/>
        <w:adjustRightInd w:val="0"/>
        <w:rPr>
          <w:ins w:id="383" w:author="Helena I Mcmonagle" w:date="2024-09-29T16:11:00Z" w16du:dateUtc="2024-09-29T23:11:00Z"/>
          <w:rFonts w:ascii="Times New Roman" w:hAnsi="Times New Roman" w:cs="Times New Roman"/>
          <w:i/>
          <w:iCs/>
          <w:color w:val="000000"/>
        </w:rPr>
      </w:pPr>
      <w:ins w:id="384" w:author="Helena I Mcmonagle" w:date="2024-09-29T16:11:00Z" w16du:dateUtc="2024-09-29T23:11:00Z">
        <w:r w:rsidRPr="00F96953">
          <w:rPr>
            <w:rFonts w:ascii="Times New Roman" w:hAnsi="Times New Roman" w:cs="Times New Roman"/>
            <w:i/>
            <w:iCs/>
            <w:color w:val="000000"/>
          </w:rPr>
          <w:t>Results:</w:t>
        </w:r>
      </w:ins>
    </w:p>
    <w:p w14:paraId="0B45563F" w14:textId="77777777" w:rsidR="00B32317" w:rsidRPr="00F96953" w:rsidRDefault="00B32317" w:rsidP="00B32317">
      <w:pPr>
        <w:autoSpaceDE w:val="0"/>
        <w:autoSpaceDN w:val="0"/>
        <w:adjustRightInd w:val="0"/>
        <w:rPr>
          <w:ins w:id="385" w:author="Helena I Mcmonagle" w:date="2024-09-29T16:11:00Z" w16du:dateUtc="2024-09-29T23:11:00Z"/>
          <w:rFonts w:ascii="Times New Roman" w:hAnsi="Times New Roman" w:cs="Times New Roman"/>
          <w:i/>
          <w:iCs/>
          <w:color w:val="000000"/>
        </w:rPr>
      </w:pPr>
    </w:p>
    <w:p w14:paraId="7E0A777D" w14:textId="77777777" w:rsidR="00B32317" w:rsidRDefault="00B32317" w:rsidP="00B32317">
      <w:pPr>
        <w:autoSpaceDE w:val="0"/>
        <w:autoSpaceDN w:val="0"/>
        <w:adjustRightInd w:val="0"/>
        <w:rPr>
          <w:ins w:id="386" w:author="Helena I Mcmonagle" w:date="2024-09-29T16:11:00Z" w16du:dateUtc="2024-09-29T23:11:00Z"/>
          <w:rFonts w:ascii="Times New Roman" w:hAnsi="Times New Roman" w:cs="Times New Roman"/>
          <w:i/>
          <w:iCs/>
          <w:color w:val="000000"/>
        </w:rPr>
      </w:pPr>
      <w:ins w:id="387" w:author="Helena I Mcmonagle" w:date="2024-09-29T16:11:00Z" w16du:dateUtc="2024-09-29T23:11:00Z">
        <w:r w:rsidRPr="00F96953">
          <w:rPr>
            <w:rFonts w:ascii="Times New Roman" w:hAnsi="Times New Roman" w:cs="Times New Roman"/>
            <w:i/>
            <w:iCs/>
            <w:color w:val="000000"/>
          </w:rPr>
          <w:t>General comments: Since your zooplankton and sediment trap data are described in the methods, I’d expect them to be presented here (e.g., flux rates to different depths; zooplankton t-plot), but they’re hardly</w:t>
        </w:r>
        <w:r>
          <w:rPr>
            <w:rFonts w:ascii="Times New Roman" w:hAnsi="Times New Roman" w:cs="Times New Roman"/>
            <w:i/>
            <w:iCs/>
            <w:color w:val="000000"/>
          </w:rPr>
          <w:t xml:space="preserve"> </w:t>
        </w:r>
        <w:r w:rsidRPr="00F96953">
          <w:rPr>
            <w:rFonts w:ascii="Times New Roman" w:hAnsi="Times New Roman" w:cs="Times New Roman"/>
            <w:i/>
            <w:iCs/>
            <w:color w:val="000000"/>
          </w:rPr>
          <w:t>discussed. Given their importance as part of your comparison, I think some text about these elements should be added to the main text.</w:t>
        </w:r>
      </w:ins>
    </w:p>
    <w:p w14:paraId="7296F6FC" w14:textId="77777777" w:rsidR="00B32317" w:rsidRDefault="00B32317" w:rsidP="00B32317">
      <w:pPr>
        <w:autoSpaceDE w:val="0"/>
        <w:autoSpaceDN w:val="0"/>
        <w:adjustRightInd w:val="0"/>
        <w:rPr>
          <w:ins w:id="388" w:author="Helena I Mcmonagle" w:date="2024-09-29T16:11:00Z" w16du:dateUtc="2024-09-29T23:11:00Z"/>
          <w:rFonts w:ascii="Times New Roman" w:hAnsi="Times New Roman" w:cs="Times New Roman"/>
          <w:i/>
          <w:iCs/>
          <w:color w:val="000000"/>
        </w:rPr>
      </w:pPr>
    </w:p>
    <w:p w14:paraId="248E1610" w14:textId="77777777" w:rsidR="00B32317" w:rsidRPr="004236D3" w:rsidRDefault="00B32317" w:rsidP="00B32317">
      <w:pPr>
        <w:autoSpaceDE w:val="0"/>
        <w:autoSpaceDN w:val="0"/>
        <w:adjustRightInd w:val="0"/>
        <w:rPr>
          <w:ins w:id="389" w:author="Helena I Mcmonagle" w:date="2024-09-29T16:11:00Z" w16du:dateUtc="2024-09-29T23:11:00Z"/>
          <w:rFonts w:ascii="Times New Roman" w:hAnsi="Times New Roman" w:cs="Times New Roman"/>
          <w:color w:val="000000"/>
        </w:rPr>
      </w:pPr>
      <w:ins w:id="390" w:author="Helena I Mcmonagle" w:date="2024-09-29T16:11:00Z" w16du:dateUtc="2024-09-29T23:11:00Z">
        <w:r w:rsidRPr="004236D3">
          <w:rPr>
            <w:rFonts w:ascii="Times New Roman" w:hAnsi="Times New Roman" w:cs="Times New Roman"/>
            <w:color w:val="000000"/>
          </w:rPr>
          <w:t>We do not go into detail regarding sediment trap results beyond our short summary (which we added to in this version) starting at line 351 because this work was not ours, but rather is presented in a published study that we cite (</w:t>
        </w:r>
        <w:proofErr w:type="spellStart"/>
        <w:r w:rsidRPr="004236D3">
          <w:rPr>
            <w:rFonts w:ascii="Times New Roman" w:hAnsi="Times New Roman" w:cs="Times New Roman"/>
            <w:color w:val="000000"/>
          </w:rPr>
          <w:t>Estapa</w:t>
        </w:r>
        <w:proofErr w:type="spellEnd"/>
        <w:r w:rsidRPr="004236D3">
          <w:rPr>
            <w:rFonts w:ascii="Times New Roman" w:hAnsi="Times New Roman" w:cs="Times New Roman"/>
            <w:color w:val="000000"/>
          </w:rPr>
          <w:t xml:space="preserve"> et al., 2023). Similarly, the zooplankton active flux results are being prepared for publication elsewhere (Maas et al. in prep). Discussion on the taxonomy and distribution of the zooplankton communities is being fully discussed in a third manuscript (Steinberg et al. in prep). As the focus of this paper is the uncertainty in the contribution of fish to the biological pump</w:t>
        </w:r>
        <w:r>
          <w:rPr>
            <w:rFonts w:ascii="Times New Roman" w:hAnsi="Times New Roman" w:cs="Times New Roman"/>
            <w:color w:val="000000"/>
          </w:rPr>
          <w:t xml:space="preserve">, </w:t>
        </w:r>
        <w:r w:rsidRPr="004236D3">
          <w:rPr>
            <w:rFonts w:ascii="Times New Roman" w:hAnsi="Times New Roman" w:cs="Times New Roman"/>
            <w:color w:val="000000"/>
          </w:rPr>
          <w:t xml:space="preserve">we limited our text solely to comparisons of magnitude and temporal variation to the other pathways measured in the EXPORTS project. </w:t>
        </w:r>
      </w:ins>
    </w:p>
    <w:p w14:paraId="79F128AB" w14:textId="77777777" w:rsidR="00B32317" w:rsidRDefault="00B32317" w:rsidP="00B32317">
      <w:pPr>
        <w:autoSpaceDE w:val="0"/>
        <w:autoSpaceDN w:val="0"/>
        <w:adjustRightInd w:val="0"/>
        <w:rPr>
          <w:ins w:id="391" w:author="Helena I Mcmonagle" w:date="2024-09-29T16:11:00Z" w16du:dateUtc="2024-09-29T23:11:00Z"/>
          <w:rFonts w:ascii="Times New Roman" w:hAnsi="Times New Roman" w:cs="Times New Roman"/>
          <w:i/>
          <w:iCs/>
          <w:color w:val="000000"/>
        </w:rPr>
      </w:pPr>
    </w:p>
    <w:p w14:paraId="33B2258D" w14:textId="77777777" w:rsidR="00B32317" w:rsidRDefault="00B32317" w:rsidP="00B32317">
      <w:pPr>
        <w:autoSpaceDE w:val="0"/>
        <w:autoSpaceDN w:val="0"/>
        <w:adjustRightInd w:val="0"/>
        <w:rPr>
          <w:ins w:id="392" w:author="Helena I Mcmonagle" w:date="2024-09-29T16:11:00Z" w16du:dateUtc="2024-09-29T23:11:00Z"/>
          <w:rFonts w:ascii="Times New Roman" w:hAnsi="Times New Roman" w:cs="Times New Roman"/>
          <w:i/>
          <w:iCs/>
          <w:color w:val="000000"/>
        </w:rPr>
      </w:pPr>
      <w:ins w:id="393" w:author="Helena I Mcmonagle" w:date="2024-09-29T16:11:00Z" w16du:dateUtc="2024-09-29T23:11:00Z">
        <w:r w:rsidRPr="00F96953">
          <w:rPr>
            <w:rFonts w:ascii="Times New Roman" w:hAnsi="Times New Roman" w:cs="Times New Roman"/>
            <w:i/>
            <w:iCs/>
            <w:color w:val="000000"/>
          </w:rPr>
          <w:t>In addition, as much as it’s not a focus of your study, I would be interested in knowing what proportion of the catches were comprised of non-fish taxa (for zooplankton and micronekton). A quick look at the data files</w:t>
        </w:r>
        <w:r>
          <w:rPr>
            <w:rFonts w:ascii="Times New Roman" w:hAnsi="Times New Roman" w:cs="Times New Roman"/>
            <w:i/>
            <w:iCs/>
            <w:color w:val="000000"/>
          </w:rPr>
          <w:t xml:space="preserve"> </w:t>
        </w:r>
        <w:r w:rsidRPr="00F96953">
          <w:rPr>
            <w:rFonts w:ascii="Times New Roman" w:hAnsi="Times New Roman" w:cs="Times New Roman"/>
            <w:i/>
            <w:iCs/>
            <w:color w:val="000000"/>
          </w:rPr>
          <w:t>suggests you were catching a decent number of crustaceans (although I found it hard to tell which files were showing what!).</w:t>
        </w:r>
      </w:ins>
    </w:p>
    <w:p w14:paraId="54576E9C" w14:textId="77777777" w:rsidR="00B32317" w:rsidRPr="00F879AB" w:rsidRDefault="00B32317" w:rsidP="00B32317">
      <w:pPr>
        <w:autoSpaceDE w:val="0"/>
        <w:autoSpaceDN w:val="0"/>
        <w:adjustRightInd w:val="0"/>
        <w:rPr>
          <w:ins w:id="394" w:author="Helena I Mcmonagle" w:date="2024-09-29T16:11:00Z" w16du:dateUtc="2024-09-29T23:11:00Z"/>
          <w:rFonts w:ascii="Times New Roman" w:hAnsi="Times New Roman" w:cs="Times New Roman"/>
          <w:color w:val="000000"/>
        </w:rPr>
      </w:pPr>
    </w:p>
    <w:p w14:paraId="393B2F17" w14:textId="77777777" w:rsidR="00B32317" w:rsidRPr="00684371" w:rsidRDefault="00B32317" w:rsidP="00B32317">
      <w:pPr>
        <w:autoSpaceDE w:val="0"/>
        <w:autoSpaceDN w:val="0"/>
        <w:adjustRightInd w:val="0"/>
        <w:rPr>
          <w:ins w:id="395" w:author="Helena I Mcmonagle" w:date="2024-09-29T16:11:00Z" w16du:dateUtc="2024-09-29T23:11:00Z"/>
          <w:rFonts w:ascii="Times New Roman" w:hAnsi="Times New Roman" w:cs="Times New Roman"/>
          <w:color w:val="000000"/>
        </w:rPr>
      </w:pPr>
      <w:ins w:id="396" w:author="Helena I Mcmonagle" w:date="2024-09-29T16:11:00Z" w16du:dateUtc="2024-09-29T23:11:00Z">
        <w:r w:rsidRPr="00F879AB">
          <w:rPr>
            <w:rFonts w:ascii="Times New Roman" w:hAnsi="Times New Roman" w:cs="Times New Roman"/>
            <w:color w:val="000000"/>
          </w:rPr>
          <w:lastRenderedPageBreak/>
          <w:t xml:space="preserve">The mesozooplankton were dominated by crustaceans such as copepods and ostracods; the micronekton were dominated by hyperiid amphipods and gelatinous organisms including pteropods (numerous </w:t>
        </w:r>
        <w:proofErr w:type="spellStart"/>
        <w:r w:rsidRPr="00F879AB">
          <w:rPr>
            <w:rFonts w:ascii="Times New Roman" w:hAnsi="Times New Roman" w:cs="Times New Roman"/>
            <w:color w:val="000000"/>
          </w:rPr>
          <w:t>pseudothecosomata</w:t>
        </w:r>
        <w:proofErr w:type="spellEnd"/>
        <w:r w:rsidRPr="00F879AB">
          <w:rPr>
            <w:rFonts w:ascii="Times New Roman" w:hAnsi="Times New Roman" w:cs="Times New Roman"/>
            <w:color w:val="000000"/>
          </w:rPr>
          <w:t xml:space="preserve"> as well as some large </w:t>
        </w:r>
        <w:proofErr w:type="spellStart"/>
        <w:r w:rsidRPr="00F879AB">
          <w:rPr>
            <w:rFonts w:ascii="Times New Roman" w:hAnsi="Times New Roman" w:cs="Times New Roman"/>
            <w:color w:val="000000"/>
          </w:rPr>
          <w:t>euthecosomata</w:t>
        </w:r>
        <w:proofErr w:type="spellEnd"/>
        <w:r w:rsidRPr="00F879AB">
          <w:rPr>
            <w:rFonts w:ascii="Times New Roman" w:hAnsi="Times New Roman" w:cs="Times New Roman"/>
            <w:color w:val="000000"/>
          </w:rPr>
          <w:t xml:space="preserve">) and cnidarians. These taxonomic findings are currently being written up and will be the focus of a dedicated manuscript (Steinberg et al. in prep). </w:t>
        </w:r>
      </w:ins>
    </w:p>
    <w:p w14:paraId="2E8A45B8" w14:textId="77777777" w:rsidR="00B32317" w:rsidRPr="00F96953" w:rsidRDefault="00B32317" w:rsidP="00B32317">
      <w:pPr>
        <w:autoSpaceDE w:val="0"/>
        <w:autoSpaceDN w:val="0"/>
        <w:adjustRightInd w:val="0"/>
        <w:rPr>
          <w:ins w:id="397" w:author="Helena I Mcmonagle" w:date="2024-09-29T16:11:00Z" w16du:dateUtc="2024-09-29T23:11:00Z"/>
          <w:rFonts w:ascii="Times New Roman" w:hAnsi="Times New Roman" w:cs="Times New Roman"/>
          <w:i/>
          <w:iCs/>
          <w:color w:val="000000"/>
        </w:rPr>
      </w:pPr>
    </w:p>
    <w:p w14:paraId="09A17ECF" w14:textId="77777777" w:rsidR="00B32317" w:rsidRDefault="00B32317" w:rsidP="00B32317">
      <w:pPr>
        <w:autoSpaceDE w:val="0"/>
        <w:autoSpaceDN w:val="0"/>
        <w:adjustRightInd w:val="0"/>
        <w:rPr>
          <w:ins w:id="398" w:author="Helena I Mcmonagle" w:date="2024-09-29T16:11:00Z" w16du:dateUtc="2024-09-29T23:11:00Z"/>
          <w:rFonts w:ascii="Times New Roman" w:hAnsi="Times New Roman" w:cs="Times New Roman"/>
          <w:i/>
          <w:iCs/>
          <w:color w:val="000000"/>
        </w:rPr>
      </w:pPr>
      <w:ins w:id="399" w:author="Helena I Mcmonagle" w:date="2024-09-29T16:11:00Z" w16du:dateUtc="2024-09-29T23:11:00Z">
        <w:r w:rsidRPr="00F96953">
          <w:rPr>
            <w:rFonts w:ascii="Times New Roman" w:hAnsi="Times New Roman" w:cs="Times New Roman"/>
            <w:i/>
            <w:iCs/>
            <w:color w:val="000000"/>
          </w:rPr>
          <w:t>Line 331: I think it’s fantastic to have the R code etc. available through GitHub (which is beautifully commented!), but I’m curious if the data have been stored anywhere more permanent as well (i.e., somewhere they can</w:t>
        </w:r>
        <w:r>
          <w:rPr>
            <w:rFonts w:ascii="Times New Roman" w:hAnsi="Times New Roman" w:cs="Times New Roman"/>
            <w:i/>
            <w:iCs/>
            <w:color w:val="000000"/>
          </w:rPr>
          <w:t xml:space="preserve"> </w:t>
        </w:r>
        <w:r w:rsidRPr="00F96953">
          <w:rPr>
            <w:rFonts w:ascii="Times New Roman" w:hAnsi="Times New Roman" w:cs="Times New Roman"/>
            <w:i/>
            <w:iCs/>
            <w:color w:val="000000"/>
          </w:rPr>
          <w:t xml:space="preserve">be assigned a </w:t>
        </w:r>
        <w:proofErr w:type="spellStart"/>
        <w:r w:rsidRPr="00F96953">
          <w:rPr>
            <w:rFonts w:ascii="Times New Roman" w:hAnsi="Times New Roman" w:cs="Times New Roman"/>
            <w:i/>
            <w:iCs/>
            <w:color w:val="000000"/>
          </w:rPr>
          <w:t>doi</w:t>
        </w:r>
        <w:proofErr w:type="spellEnd"/>
        <w:r w:rsidRPr="00F96953">
          <w:rPr>
            <w:rFonts w:ascii="Times New Roman" w:hAnsi="Times New Roman" w:cs="Times New Roman"/>
            <w:i/>
            <w:iCs/>
            <w:color w:val="000000"/>
          </w:rPr>
          <w:t>)?</w:t>
        </w:r>
      </w:ins>
    </w:p>
    <w:p w14:paraId="138A924F" w14:textId="77777777" w:rsidR="00B32317" w:rsidRDefault="00B32317" w:rsidP="00B32317">
      <w:pPr>
        <w:autoSpaceDE w:val="0"/>
        <w:autoSpaceDN w:val="0"/>
        <w:adjustRightInd w:val="0"/>
        <w:rPr>
          <w:ins w:id="400" w:author="Helena I Mcmonagle" w:date="2024-09-29T16:11:00Z" w16du:dateUtc="2024-09-29T23:11:00Z"/>
          <w:rFonts w:ascii="Times New Roman" w:hAnsi="Times New Roman" w:cs="Times New Roman"/>
          <w:i/>
          <w:iCs/>
          <w:color w:val="000000"/>
        </w:rPr>
      </w:pPr>
    </w:p>
    <w:p w14:paraId="461BA2A3" w14:textId="77777777" w:rsidR="00B32317" w:rsidRPr="00556636" w:rsidRDefault="00B32317" w:rsidP="00B32317">
      <w:pPr>
        <w:autoSpaceDE w:val="0"/>
        <w:autoSpaceDN w:val="0"/>
        <w:adjustRightInd w:val="0"/>
        <w:rPr>
          <w:ins w:id="401" w:author="Helena I Mcmonagle" w:date="2024-09-29T16:11:00Z" w16du:dateUtc="2024-09-29T23:11:00Z"/>
          <w:rFonts w:ascii="Times New Roman" w:hAnsi="Times New Roman" w:cs="Times New Roman"/>
          <w:color w:val="000000"/>
        </w:rPr>
      </w:pPr>
      <w:ins w:id="402" w:author="Helena I Mcmonagle" w:date="2024-09-29T16:11:00Z" w16du:dateUtc="2024-09-29T23:11:00Z">
        <w:r>
          <w:rPr>
            <w:rFonts w:ascii="Times New Roman" w:hAnsi="Times New Roman" w:cs="Times New Roman"/>
            <w:color w:val="000000"/>
          </w:rPr>
          <w:t xml:space="preserve">Yes, the data will also be available via NASA’s </w:t>
        </w:r>
        <w:proofErr w:type="spellStart"/>
        <w:r>
          <w:rPr>
            <w:rFonts w:ascii="Times New Roman" w:hAnsi="Times New Roman" w:cs="Times New Roman"/>
            <w:color w:val="000000"/>
          </w:rPr>
          <w:t>SeaBASS</w:t>
        </w:r>
        <w:proofErr w:type="spellEnd"/>
        <w:r>
          <w:rPr>
            <w:rFonts w:ascii="Times New Roman" w:hAnsi="Times New Roman" w:cs="Times New Roman"/>
            <w:color w:val="000000"/>
          </w:rPr>
          <w:t xml:space="preserve"> database. We have added this to our data availability statement. </w:t>
        </w:r>
      </w:ins>
    </w:p>
    <w:p w14:paraId="2D3B1B10" w14:textId="77777777" w:rsidR="00B32317" w:rsidRPr="00F96953" w:rsidRDefault="00B32317" w:rsidP="00B32317">
      <w:pPr>
        <w:autoSpaceDE w:val="0"/>
        <w:autoSpaceDN w:val="0"/>
        <w:adjustRightInd w:val="0"/>
        <w:rPr>
          <w:ins w:id="403" w:author="Helena I Mcmonagle" w:date="2024-09-29T16:11:00Z" w16du:dateUtc="2024-09-29T23:11:00Z"/>
          <w:rFonts w:ascii="Times New Roman" w:hAnsi="Times New Roman" w:cs="Times New Roman"/>
          <w:i/>
          <w:iCs/>
          <w:color w:val="000000"/>
        </w:rPr>
      </w:pPr>
    </w:p>
    <w:p w14:paraId="4F89F21A" w14:textId="77777777" w:rsidR="00B32317" w:rsidRDefault="00B32317" w:rsidP="00B32317">
      <w:pPr>
        <w:autoSpaceDE w:val="0"/>
        <w:autoSpaceDN w:val="0"/>
        <w:adjustRightInd w:val="0"/>
        <w:rPr>
          <w:ins w:id="404" w:author="Helena I Mcmonagle" w:date="2024-09-29T16:11:00Z" w16du:dateUtc="2024-09-29T23:11:00Z"/>
          <w:rFonts w:ascii="Times New Roman" w:hAnsi="Times New Roman" w:cs="Times New Roman"/>
          <w:i/>
          <w:iCs/>
          <w:color w:val="000000"/>
        </w:rPr>
      </w:pPr>
      <w:ins w:id="405" w:author="Helena I Mcmonagle" w:date="2024-09-29T16:11:00Z" w16du:dateUtc="2024-09-29T23:11:00Z">
        <w:r w:rsidRPr="00F96953">
          <w:rPr>
            <w:rFonts w:ascii="Times New Roman" w:hAnsi="Times New Roman" w:cs="Times New Roman"/>
            <w:i/>
            <w:iCs/>
            <w:color w:val="000000"/>
          </w:rPr>
          <w:t>Line 353: See previous comment, but is this “areal” measure really representing density within a 1000 m3 column? It’s fine if this is standard terminology, but I’m struggling to see how you could calculate density except</w:t>
        </w:r>
        <w:r>
          <w:rPr>
            <w:rFonts w:ascii="Times New Roman" w:hAnsi="Times New Roman" w:cs="Times New Roman"/>
            <w:i/>
            <w:iCs/>
            <w:color w:val="000000"/>
          </w:rPr>
          <w:t xml:space="preserve"> </w:t>
        </w:r>
        <w:r w:rsidRPr="00F96953">
          <w:rPr>
            <w:rFonts w:ascii="Times New Roman" w:hAnsi="Times New Roman" w:cs="Times New Roman"/>
            <w:i/>
            <w:iCs/>
            <w:color w:val="000000"/>
          </w:rPr>
          <w:t>as a volume. Please clarify.</w:t>
        </w:r>
      </w:ins>
    </w:p>
    <w:p w14:paraId="7A19BF9C" w14:textId="77777777" w:rsidR="00B32317" w:rsidRDefault="00B32317" w:rsidP="00B32317">
      <w:pPr>
        <w:autoSpaceDE w:val="0"/>
        <w:autoSpaceDN w:val="0"/>
        <w:adjustRightInd w:val="0"/>
        <w:rPr>
          <w:ins w:id="406" w:author="Helena I Mcmonagle" w:date="2024-09-29T16:11:00Z" w16du:dateUtc="2024-09-29T23:11:00Z"/>
          <w:rFonts w:ascii="Times New Roman" w:hAnsi="Times New Roman" w:cs="Times New Roman"/>
          <w:i/>
          <w:iCs/>
          <w:color w:val="000000"/>
        </w:rPr>
      </w:pPr>
    </w:p>
    <w:p w14:paraId="48D8C0A7" w14:textId="77777777" w:rsidR="00B32317" w:rsidRPr="004C233D" w:rsidRDefault="00B32317" w:rsidP="00B32317">
      <w:pPr>
        <w:autoSpaceDE w:val="0"/>
        <w:autoSpaceDN w:val="0"/>
        <w:adjustRightInd w:val="0"/>
        <w:rPr>
          <w:ins w:id="407" w:author="Helena I Mcmonagle" w:date="2024-09-29T16:11:00Z" w16du:dateUtc="2024-09-29T23:11:00Z"/>
          <w:rFonts w:ascii="Times New Roman" w:hAnsi="Times New Roman" w:cs="Times New Roman"/>
          <w:color w:val="000000"/>
        </w:rPr>
      </w:pPr>
      <w:ins w:id="408" w:author="Helena I Mcmonagle" w:date="2024-09-29T16:11:00Z" w16du:dateUtc="2024-09-29T23:11:00Z">
        <w:r>
          <w:rPr>
            <w:rFonts w:ascii="Times New Roman" w:hAnsi="Times New Roman" w:cs="Times New Roman"/>
            <w:color w:val="000000"/>
          </w:rPr>
          <w:t xml:space="preserve">We have added some explanation of our areal biomass metric in line 150-151. </w:t>
        </w:r>
      </w:ins>
    </w:p>
    <w:p w14:paraId="3E639F9C" w14:textId="77777777" w:rsidR="00B32317" w:rsidRPr="00F96953" w:rsidRDefault="00B32317" w:rsidP="00B32317">
      <w:pPr>
        <w:autoSpaceDE w:val="0"/>
        <w:autoSpaceDN w:val="0"/>
        <w:adjustRightInd w:val="0"/>
        <w:rPr>
          <w:ins w:id="409" w:author="Helena I Mcmonagle" w:date="2024-09-29T16:11:00Z" w16du:dateUtc="2024-09-29T23:11:00Z"/>
          <w:rFonts w:ascii="Times New Roman" w:hAnsi="Times New Roman" w:cs="Times New Roman"/>
          <w:i/>
          <w:iCs/>
          <w:color w:val="000000"/>
        </w:rPr>
      </w:pPr>
    </w:p>
    <w:p w14:paraId="0EEEEE74" w14:textId="77777777" w:rsidR="00B32317" w:rsidRDefault="00B32317" w:rsidP="00B32317">
      <w:pPr>
        <w:autoSpaceDE w:val="0"/>
        <w:autoSpaceDN w:val="0"/>
        <w:adjustRightInd w:val="0"/>
        <w:rPr>
          <w:ins w:id="410" w:author="Helena I Mcmonagle" w:date="2024-09-29T16:11:00Z" w16du:dateUtc="2024-09-29T23:11:00Z"/>
          <w:rFonts w:ascii="Times New Roman" w:hAnsi="Times New Roman" w:cs="Times New Roman"/>
          <w:i/>
          <w:iCs/>
          <w:color w:val="000000"/>
        </w:rPr>
      </w:pPr>
      <w:ins w:id="411" w:author="Helena I Mcmonagle" w:date="2024-09-29T16:11:00Z" w16du:dateUtc="2024-09-29T23:11:00Z">
        <w:r w:rsidRPr="00F96953">
          <w:rPr>
            <w:rFonts w:ascii="Times New Roman" w:hAnsi="Times New Roman" w:cs="Times New Roman"/>
            <w:i/>
            <w:iCs/>
            <w:color w:val="000000"/>
          </w:rPr>
          <w:t>NB: You provide density per volume filtered in Fig. 6, which is what I’d normally expect.</w:t>
        </w:r>
      </w:ins>
    </w:p>
    <w:p w14:paraId="7F3E9641" w14:textId="77777777" w:rsidR="00B32317" w:rsidRDefault="00B32317" w:rsidP="00B32317">
      <w:pPr>
        <w:autoSpaceDE w:val="0"/>
        <w:autoSpaceDN w:val="0"/>
        <w:adjustRightInd w:val="0"/>
        <w:rPr>
          <w:ins w:id="412" w:author="Helena I Mcmonagle" w:date="2024-09-29T16:11:00Z" w16du:dateUtc="2024-09-29T23:11:00Z"/>
          <w:rFonts w:ascii="Times New Roman" w:hAnsi="Times New Roman" w:cs="Times New Roman"/>
          <w:i/>
          <w:iCs/>
          <w:color w:val="000000"/>
        </w:rPr>
      </w:pPr>
    </w:p>
    <w:p w14:paraId="1F172BB5" w14:textId="77777777" w:rsidR="00B32317" w:rsidRPr="00252A00" w:rsidRDefault="00B32317" w:rsidP="00B32317">
      <w:pPr>
        <w:autoSpaceDE w:val="0"/>
        <w:autoSpaceDN w:val="0"/>
        <w:adjustRightInd w:val="0"/>
        <w:rPr>
          <w:ins w:id="413" w:author="Helena I Mcmonagle" w:date="2024-09-29T16:11:00Z" w16du:dateUtc="2024-09-29T23:11:00Z"/>
          <w:rFonts w:ascii="Times New Roman" w:hAnsi="Times New Roman" w:cs="Times New Roman"/>
          <w:color w:val="000000"/>
        </w:rPr>
      </w:pPr>
      <w:ins w:id="414" w:author="Helena I Mcmonagle" w:date="2024-09-29T16:11:00Z" w16du:dateUtc="2024-09-29T23:11:00Z">
        <w:r>
          <w:rPr>
            <w:rFonts w:ascii="Times New Roman" w:hAnsi="Times New Roman" w:cs="Times New Roman"/>
            <w:color w:val="000000"/>
          </w:rPr>
          <w:t xml:space="preserve">Correct. We use these volumetric units here because this figure is showing biomass differences per depth interval, so we have not yet here multiplied by the depth interval that is used to get volumetric biomass into units of areal biomass. We believe that this is the most comprehensible unit to use for this figure, which is really just meant to show dominant migration behavior for each fish family. While in many contexts volumetric biomass units are more intuitive, we have chosen to stick with areal units to allow for comparison to the carbon flux literature. </w:t>
        </w:r>
      </w:ins>
    </w:p>
    <w:p w14:paraId="56F48E67" w14:textId="77777777" w:rsidR="00B32317" w:rsidRPr="00F96953" w:rsidRDefault="00B32317" w:rsidP="00B32317">
      <w:pPr>
        <w:autoSpaceDE w:val="0"/>
        <w:autoSpaceDN w:val="0"/>
        <w:adjustRightInd w:val="0"/>
        <w:rPr>
          <w:ins w:id="415" w:author="Helena I Mcmonagle" w:date="2024-09-29T16:11:00Z" w16du:dateUtc="2024-09-29T23:11:00Z"/>
          <w:rFonts w:ascii="Times New Roman" w:hAnsi="Times New Roman" w:cs="Times New Roman"/>
          <w:i/>
          <w:iCs/>
          <w:color w:val="000000"/>
        </w:rPr>
      </w:pPr>
    </w:p>
    <w:p w14:paraId="7F07E27A" w14:textId="77777777" w:rsidR="00B32317" w:rsidRDefault="00B32317" w:rsidP="00B32317">
      <w:pPr>
        <w:autoSpaceDE w:val="0"/>
        <w:autoSpaceDN w:val="0"/>
        <w:adjustRightInd w:val="0"/>
        <w:rPr>
          <w:ins w:id="416" w:author="Helena I Mcmonagle" w:date="2024-09-29T16:11:00Z" w16du:dateUtc="2024-09-29T23:11:00Z"/>
          <w:rFonts w:ascii="Times New Roman" w:hAnsi="Times New Roman" w:cs="Times New Roman"/>
          <w:i/>
          <w:iCs/>
          <w:color w:val="000000"/>
        </w:rPr>
      </w:pPr>
      <w:ins w:id="417" w:author="Helena I Mcmonagle" w:date="2024-09-29T16:11:00Z" w16du:dateUtc="2024-09-29T23:11:00Z">
        <w:r w:rsidRPr="00F96953">
          <w:rPr>
            <w:rFonts w:ascii="Times New Roman" w:hAnsi="Times New Roman" w:cs="Times New Roman"/>
            <w:i/>
            <w:iCs/>
            <w:color w:val="000000"/>
          </w:rPr>
          <w:t>Line 376 – 378</w:t>
        </w:r>
        <w:r>
          <w:rPr>
            <w:rFonts w:ascii="Times New Roman" w:hAnsi="Times New Roman" w:cs="Times New Roman"/>
            <w:i/>
            <w:iCs/>
            <w:color w:val="000000"/>
          </w:rPr>
          <w:t xml:space="preserve"> (now 478)</w:t>
        </w:r>
        <w:r w:rsidRPr="00F96953">
          <w:rPr>
            <w:rFonts w:ascii="Times New Roman" w:hAnsi="Times New Roman" w:cs="Times New Roman"/>
            <w:i/>
            <w:iCs/>
            <w:color w:val="000000"/>
          </w:rPr>
          <w:t>: I’d expect this result, given that you’re comparing 90% of the data to 100% of the data. A more interesting comparison from my perspective would be the MOC-1 sizes vs the MOC-10 sizes.</w:t>
        </w:r>
      </w:ins>
    </w:p>
    <w:p w14:paraId="6C885316" w14:textId="77777777" w:rsidR="00B32317" w:rsidRDefault="00B32317" w:rsidP="00B32317">
      <w:pPr>
        <w:autoSpaceDE w:val="0"/>
        <w:autoSpaceDN w:val="0"/>
        <w:adjustRightInd w:val="0"/>
        <w:rPr>
          <w:ins w:id="418" w:author="Helena I Mcmonagle" w:date="2024-09-29T16:11:00Z" w16du:dateUtc="2024-09-29T23:11:00Z"/>
          <w:rFonts w:ascii="Times New Roman" w:hAnsi="Times New Roman" w:cs="Times New Roman"/>
          <w:i/>
          <w:iCs/>
          <w:color w:val="000000"/>
        </w:rPr>
      </w:pPr>
    </w:p>
    <w:p w14:paraId="44E85B11" w14:textId="77777777" w:rsidR="00B32317" w:rsidRPr="00686563" w:rsidRDefault="00B32317" w:rsidP="00B32317">
      <w:pPr>
        <w:autoSpaceDE w:val="0"/>
        <w:autoSpaceDN w:val="0"/>
        <w:adjustRightInd w:val="0"/>
        <w:rPr>
          <w:ins w:id="419" w:author="Helena I Mcmonagle" w:date="2024-09-29T16:11:00Z" w16du:dateUtc="2024-09-29T23:11:00Z"/>
          <w:rFonts w:ascii="Times New Roman" w:hAnsi="Times New Roman" w:cs="Times New Roman"/>
          <w:color w:val="000000"/>
        </w:rPr>
      </w:pPr>
      <w:ins w:id="420" w:author="Helena I Mcmonagle" w:date="2024-09-29T16:11:00Z" w16du:dateUtc="2024-09-29T23:11:00Z">
        <w:r>
          <w:rPr>
            <w:rFonts w:ascii="Times New Roman" w:hAnsi="Times New Roman" w:cs="Times New Roman"/>
            <w:color w:val="000000"/>
          </w:rPr>
          <w:t xml:space="preserve">We agree that this result is not surprising. We presented the results of the statistical test to justify the data filtering choice (i.e., to show that removing rare species doesn’t impact our overall results). We include differences in MOC-1 vs MOC-10 sizes in Fig. 5. </w:t>
        </w:r>
      </w:ins>
    </w:p>
    <w:p w14:paraId="20FA808E" w14:textId="77777777" w:rsidR="00B32317" w:rsidRPr="00F96953" w:rsidRDefault="00B32317" w:rsidP="00B32317">
      <w:pPr>
        <w:autoSpaceDE w:val="0"/>
        <w:autoSpaceDN w:val="0"/>
        <w:adjustRightInd w:val="0"/>
        <w:rPr>
          <w:ins w:id="421" w:author="Helena I Mcmonagle" w:date="2024-09-29T16:11:00Z" w16du:dateUtc="2024-09-29T23:11:00Z"/>
          <w:rFonts w:ascii="Times New Roman" w:hAnsi="Times New Roman" w:cs="Times New Roman"/>
          <w:i/>
          <w:iCs/>
          <w:color w:val="000000"/>
        </w:rPr>
      </w:pPr>
    </w:p>
    <w:p w14:paraId="45229835" w14:textId="77777777" w:rsidR="00B32317" w:rsidRDefault="00B32317" w:rsidP="00B32317">
      <w:pPr>
        <w:autoSpaceDE w:val="0"/>
        <w:autoSpaceDN w:val="0"/>
        <w:adjustRightInd w:val="0"/>
        <w:rPr>
          <w:ins w:id="422" w:author="Helena I Mcmonagle" w:date="2024-09-29T16:11:00Z" w16du:dateUtc="2024-09-29T23:11:00Z"/>
          <w:rFonts w:ascii="Times New Roman" w:hAnsi="Times New Roman" w:cs="Times New Roman"/>
          <w:i/>
          <w:iCs/>
          <w:color w:val="000000"/>
        </w:rPr>
      </w:pPr>
      <w:ins w:id="423" w:author="Helena I Mcmonagle" w:date="2024-09-29T16:11:00Z" w16du:dateUtc="2024-09-29T23:11:00Z">
        <w:r w:rsidRPr="00F96953">
          <w:rPr>
            <w:rFonts w:ascii="Times New Roman" w:hAnsi="Times New Roman" w:cs="Times New Roman"/>
            <w:i/>
            <w:iCs/>
            <w:color w:val="000000"/>
          </w:rPr>
          <w:t>Fig. 6: This is only MOC-1 data? I’d like to see MOC-10 included as well (probably as a second panel). NB: I found the explanation for this in an appendix, but in my opinion it should be included in the main text to explain</w:t>
        </w:r>
        <w:r>
          <w:rPr>
            <w:rFonts w:ascii="Times New Roman" w:hAnsi="Times New Roman" w:cs="Times New Roman"/>
            <w:i/>
            <w:iCs/>
            <w:color w:val="000000"/>
          </w:rPr>
          <w:t xml:space="preserve"> </w:t>
        </w:r>
        <w:r w:rsidRPr="00F96953">
          <w:rPr>
            <w:rFonts w:ascii="Times New Roman" w:hAnsi="Times New Roman" w:cs="Times New Roman"/>
            <w:i/>
            <w:iCs/>
            <w:color w:val="000000"/>
          </w:rPr>
          <w:t>why the results are only for a part of the dataset.</w:t>
        </w:r>
      </w:ins>
    </w:p>
    <w:p w14:paraId="5B36142D" w14:textId="77777777" w:rsidR="00B32317" w:rsidRDefault="00B32317" w:rsidP="00B32317">
      <w:pPr>
        <w:autoSpaceDE w:val="0"/>
        <w:autoSpaceDN w:val="0"/>
        <w:adjustRightInd w:val="0"/>
        <w:rPr>
          <w:ins w:id="424" w:author="Helena I Mcmonagle" w:date="2024-09-29T16:11:00Z" w16du:dateUtc="2024-09-29T23:11:00Z"/>
          <w:rFonts w:ascii="Times New Roman" w:hAnsi="Times New Roman" w:cs="Times New Roman"/>
          <w:i/>
          <w:iCs/>
          <w:color w:val="000000"/>
        </w:rPr>
      </w:pPr>
    </w:p>
    <w:p w14:paraId="44B0E3E8" w14:textId="77777777" w:rsidR="00B32317" w:rsidRDefault="00B32317" w:rsidP="00B32317">
      <w:pPr>
        <w:autoSpaceDE w:val="0"/>
        <w:autoSpaceDN w:val="0"/>
        <w:adjustRightInd w:val="0"/>
        <w:rPr>
          <w:ins w:id="425" w:author="Helena I Mcmonagle" w:date="2024-09-29T16:11:00Z" w16du:dateUtc="2024-09-29T23:11:00Z"/>
          <w:rFonts w:ascii="Times New Roman" w:hAnsi="Times New Roman" w:cs="Times New Roman"/>
          <w:color w:val="000000"/>
        </w:rPr>
      </w:pPr>
      <w:ins w:id="426" w:author="Helena I Mcmonagle" w:date="2024-09-29T16:11:00Z" w16du:dateUtc="2024-09-29T23:11:00Z">
        <w:r>
          <w:rPr>
            <w:rFonts w:ascii="Times New Roman" w:hAnsi="Times New Roman" w:cs="Times New Roman"/>
            <w:color w:val="000000"/>
          </w:rPr>
          <w:t xml:space="preserve">Good idea. We have summarized and added these reasons for using the MOC-1 data for Fig. 6 in the caption for this figure. </w:t>
        </w:r>
      </w:ins>
    </w:p>
    <w:p w14:paraId="512401CA" w14:textId="77777777" w:rsidR="00B32317" w:rsidRDefault="00B32317" w:rsidP="00B32317">
      <w:pPr>
        <w:autoSpaceDE w:val="0"/>
        <w:autoSpaceDN w:val="0"/>
        <w:adjustRightInd w:val="0"/>
        <w:rPr>
          <w:ins w:id="427" w:author="Helena I Mcmonagle" w:date="2024-09-29T16:11:00Z" w16du:dateUtc="2024-09-29T23:11:00Z"/>
          <w:rFonts w:ascii="Times New Roman" w:hAnsi="Times New Roman" w:cs="Times New Roman"/>
          <w:color w:val="000000"/>
        </w:rPr>
      </w:pPr>
    </w:p>
    <w:p w14:paraId="6D65794C" w14:textId="77777777" w:rsidR="00B32317" w:rsidRPr="00686563" w:rsidRDefault="00B32317" w:rsidP="00B32317">
      <w:pPr>
        <w:autoSpaceDE w:val="0"/>
        <w:autoSpaceDN w:val="0"/>
        <w:adjustRightInd w:val="0"/>
        <w:rPr>
          <w:ins w:id="428" w:author="Helena I Mcmonagle" w:date="2024-09-29T16:11:00Z" w16du:dateUtc="2024-09-29T23:11:00Z"/>
          <w:rFonts w:ascii="Times New Roman" w:hAnsi="Times New Roman" w:cs="Times New Roman"/>
          <w:color w:val="000000"/>
        </w:rPr>
      </w:pPr>
      <w:ins w:id="429" w:author="Helena I Mcmonagle" w:date="2024-09-29T16:11:00Z" w16du:dateUtc="2024-09-29T23:11:00Z">
        <w:r>
          <w:rPr>
            <w:rFonts w:ascii="Times New Roman" w:hAnsi="Times New Roman" w:cs="Times New Roman"/>
            <w:color w:val="000000"/>
          </w:rPr>
          <w:t xml:space="preserve">Also, thank you for your close reading of not only our manuscript but also our appendix. It has certainly improved the manuscript in multiple dimensions including readability, reproducibility, accuracy, and thoroughness of explanation. </w:t>
        </w:r>
      </w:ins>
    </w:p>
    <w:p w14:paraId="68EB4D6C" w14:textId="77777777" w:rsidR="00B32317" w:rsidRPr="00F96953" w:rsidRDefault="00B32317" w:rsidP="00B32317">
      <w:pPr>
        <w:autoSpaceDE w:val="0"/>
        <w:autoSpaceDN w:val="0"/>
        <w:adjustRightInd w:val="0"/>
        <w:rPr>
          <w:ins w:id="430" w:author="Helena I Mcmonagle" w:date="2024-09-29T16:11:00Z" w16du:dateUtc="2024-09-29T23:11:00Z"/>
          <w:rFonts w:ascii="Times New Roman" w:hAnsi="Times New Roman" w:cs="Times New Roman"/>
          <w:i/>
          <w:iCs/>
          <w:color w:val="000000"/>
        </w:rPr>
      </w:pPr>
    </w:p>
    <w:p w14:paraId="260608F8" w14:textId="77777777" w:rsidR="00B32317" w:rsidRDefault="00B32317" w:rsidP="00B32317">
      <w:pPr>
        <w:autoSpaceDE w:val="0"/>
        <w:autoSpaceDN w:val="0"/>
        <w:adjustRightInd w:val="0"/>
        <w:rPr>
          <w:ins w:id="431" w:author="Helena I Mcmonagle" w:date="2024-09-29T16:11:00Z" w16du:dateUtc="2024-09-29T23:11:00Z"/>
          <w:rFonts w:ascii="Times New Roman" w:hAnsi="Times New Roman" w:cs="Times New Roman"/>
          <w:i/>
          <w:iCs/>
          <w:color w:val="000000"/>
        </w:rPr>
      </w:pPr>
      <w:ins w:id="432" w:author="Helena I Mcmonagle" w:date="2024-09-29T16:11:00Z" w16du:dateUtc="2024-09-29T23:11:00Z">
        <w:r w:rsidRPr="00F96953">
          <w:rPr>
            <w:rFonts w:ascii="Times New Roman" w:hAnsi="Times New Roman" w:cs="Times New Roman"/>
            <w:i/>
            <w:iCs/>
            <w:color w:val="000000"/>
          </w:rPr>
          <w:t>Fig. 8: This figure needs units on the x-axis. As-is, I’m struggling to understand what I’m looking at. It’s also labelled as uncertainty (which I read as “variance”), but seems to represent the range of outputs generated</w:t>
        </w:r>
        <w:r>
          <w:rPr>
            <w:rFonts w:ascii="Times New Roman" w:hAnsi="Times New Roman" w:cs="Times New Roman"/>
            <w:i/>
            <w:iCs/>
            <w:color w:val="000000"/>
          </w:rPr>
          <w:t xml:space="preserve"> </w:t>
        </w:r>
        <w:r w:rsidRPr="00F96953">
          <w:rPr>
            <w:rFonts w:ascii="Times New Roman" w:hAnsi="Times New Roman" w:cs="Times New Roman"/>
            <w:i/>
            <w:iCs/>
            <w:color w:val="000000"/>
          </w:rPr>
          <w:t>across the parameter spaces. Please clarify.</w:t>
        </w:r>
      </w:ins>
    </w:p>
    <w:p w14:paraId="5092D8AD" w14:textId="77777777" w:rsidR="00B32317" w:rsidRDefault="00B32317" w:rsidP="00B32317">
      <w:pPr>
        <w:autoSpaceDE w:val="0"/>
        <w:autoSpaceDN w:val="0"/>
        <w:adjustRightInd w:val="0"/>
        <w:rPr>
          <w:ins w:id="433" w:author="Helena I Mcmonagle" w:date="2024-09-29T16:11:00Z" w16du:dateUtc="2024-09-29T23:11:00Z"/>
          <w:rFonts w:ascii="Times New Roman" w:hAnsi="Times New Roman" w:cs="Times New Roman"/>
          <w:i/>
          <w:iCs/>
          <w:color w:val="000000"/>
        </w:rPr>
      </w:pPr>
    </w:p>
    <w:p w14:paraId="2C8F42BC" w14:textId="77777777" w:rsidR="00B32317" w:rsidRPr="00745111" w:rsidRDefault="00B32317" w:rsidP="00B32317">
      <w:pPr>
        <w:autoSpaceDE w:val="0"/>
        <w:autoSpaceDN w:val="0"/>
        <w:adjustRightInd w:val="0"/>
        <w:rPr>
          <w:ins w:id="434" w:author="Helena I Mcmonagle" w:date="2024-09-29T16:11:00Z" w16du:dateUtc="2024-09-29T23:11:00Z"/>
          <w:rFonts w:ascii="Times New Roman" w:hAnsi="Times New Roman" w:cs="Times New Roman"/>
          <w:color w:val="000000"/>
        </w:rPr>
      </w:pPr>
      <w:ins w:id="435" w:author="Helena I Mcmonagle" w:date="2024-09-29T16:11:00Z" w16du:dateUtc="2024-09-29T23:11:00Z">
        <w:r>
          <w:rPr>
            <w:rFonts w:ascii="Times New Roman" w:hAnsi="Times New Roman" w:cs="Times New Roman"/>
            <w:color w:val="000000"/>
          </w:rPr>
          <w:t xml:space="preserve">Our definition of uncertainty is rooted in the Monte Carlo sensitivity analysis. Given that the Monte Carlo simulations provide 1000 results, we then need to define our lower and upper range in some way, which we do using quartiles (a little different from variance). There is no unit in the x-axis because this axis represents categories--these categories are which type of parameters we allow to vary in the Monte Carlo simulations. We have described the x-axis further in this figure caption. The y-axis shows the distribution of estimated carbon transport under different simulations that explore different contributors to uncertainty. </w:t>
        </w:r>
      </w:ins>
    </w:p>
    <w:p w14:paraId="0EFFF0A1" w14:textId="77777777" w:rsidR="00B32317" w:rsidRPr="00F96953" w:rsidRDefault="00B32317" w:rsidP="00B32317">
      <w:pPr>
        <w:autoSpaceDE w:val="0"/>
        <w:autoSpaceDN w:val="0"/>
        <w:adjustRightInd w:val="0"/>
        <w:rPr>
          <w:ins w:id="436" w:author="Helena I Mcmonagle" w:date="2024-09-29T16:11:00Z" w16du:dateUtc="2024-09-29T23:11:00Z"/>
          <w:rFonts w:ascii="Times New Roman" w:hAnsi="Times New Roman" w:cs="Times New Roman"/>
          <w:i/>
          <w:iCs/>
          <w:color w:val="000000"/>
        </w:rPr>
      </w:pPr>
    </w:p>
    <w:p w14:paraId="0BBF0B29" w14:textId="77777777" w:rsidR="00B32317" w:rsidRDefault="00B32317" w:rsidP="00B32317">
      <w:pPr>
        <w:autoSpaceDE w:val="0"/>
        <w:autoSpaceDN w:val="0"/>
        <w:adjustRightInd w:val="0"/>
        <w:rPr>
          <w:ins w:id="437" w:author="Helena I Mcmonagle" w:date="2024-09-29T16:11:00Z" w16du:dateUtc="2024-09-29T23:11:00Z"/>
          <w:rFonts w:ascii="Times New Roman" w:hAnsi="Times New Roman" w:cs="Times New Roman"/>
          <w:i/>
          <w:iCs/>
          <w:color w:val="000000"/>
        </w:rPr>
      </w:pPr>
      <w:ins w:id="438" w:author="Helena I Mcmonagle" w:date="2024-09-29T16:11:00Z" w16du:dateUtc="2024-09-29T23:11:00Z">
        <w:r w:rsidRPr="00F96953">
          <w:rPr>
            <w:rFonts w:ascii="Times New Roman" w:hAnsi="Times New Roman" w:cs="Times New Roman"/>
            <w:i/>
            <w:iCs/>
            <w:color w:val="000000"/>
          </w:rPr>
          <w:t>Section beginning on Line 457</w:t>
        </w:r>
        <w:r>
          <w:rPr>
            <w:rFonts w:ascii="Times New Roman" w:hAnsi="Times New Roman" w:cs="Times New Roman"/>
            <w:i/>
            <w:iCs/>
            <w:color w:val="000000"/>
          </w:rPr>
          <w:t xml:space="preserve"> (now 578)</w:t>
        </w:r>
        <w:r w:rsidRPr="00F96953">
          <w:rPr>
            <w:rFonts w:ascii="Times New Roman" w:hAnsi="Times New Roman" w:cs="Times New Roman"/>
            <w:i/>
            <w:iCs/>
            <w:color w:val="000000"/>
          </w:rPr>
          <w:t>: I think a lot of this text should be in the methods section. Please move as appropriate so this is just results.</w:t>
        </w:r>
      </w:ins>
    </w:p>
    <w:p w14:paraId="3B1BDFFD" w14:textId="77777777" w:rsidR="00B32317" w:rsidRDefault="00B32317" w:rsidP="00B32317">
      <w:pPr>
        <w:autoSpaceDE w:val="0"/>
        <w:autoSpaceDN w:val="0"/>
        <w:adjustRightInd w:val="0"/>
        <w:rPr>
          <w:ins w:id="439" w:author="Helena I Mcmonagle" w:date="2024-09-29T16:11:00Z" w16du:dateUtc="2024-09-29T23:11:00Z"/>
          <w:rFonts w:ascii="Times New Roman" w:hAnsi="Times New Roman" w:cs="Times New Roman"/>
          <w:i/>
          <w:iCs/>
          <w:color w:val="000000"/>
        </w:rPr>
      </w:pPr>
    </w:p>
    <w:p w14:paraId="376CBA50" w14:textId="77777777" w:rsidR="00B32317" w:rsidRPr="00D433BD" w:rsidRDefault="00B32317" w:rsidP="00B32317">
      <w:pPr>
        <w:autoSpaceDE w:val="0"/>
        <w:autoSpaceDN w:val="0"/>
        <w:adjustRightInd w:val="0"/>
        <w:rPr>
          <w:ins w:id="440" w:author="Helena I Mcmonagle" w:date="2024-09-29T16:11:00Z" w16du:dateUtc="2024-09-29T23:11:00Z"/>
          <w:rFonts w:ascii="Times New Roman" w:hAnsi="Times New Roman" w:cs="Times New Roman"/>
          <w:color w:val="000000"/>
        </w:rPr>
      </w:pPr>
      <w:ins w:id="441" w:author="Helena I Mcmonagle" w:date="2024-09-29T16:11:00Z" w16du:dateUtc="2024-09-29T23:11:00Z">
        <w:r>
          <w:rPr>
            <w:rFonts w:ascii="Times New Roman" w:hAnsi="Times New Roman" w:cs="Times New Roman"/>
            <w:color w:val="000000"/>
          </w:rPr>
          <w:t xml:space="preserve">We have moved most of this results paragraph to the Methods section (starting line 399). We had tried a detailed explanation of the calculations in both sections in our editing process, and in the end we agree with your suggestion to keep all this information in Methods. We add in the results (line 601) that readers can refer back to how we came to these values by looking at our methods, and we provide a reference to the code where these calculations are done.  </w:t>
        </w:r>
      </w:ins>
    </w:p>
    <w:p w14:paraId="61345AE3" w14:textId="77777777" w:rsidR="00B32317" w:rsidRPr="00F96953" w:rsidRDefault="00B32317" w:rsidP="00B32317">
      <w:pPr>
        <w:autoSpaceDE w:val="0"/>
        <w:autoSpaceDN w:val="0"/>
        <w:adjustRightInd w:val="0"/>
        <w:rPr>
          <w:ins w:id="442" w:author="Helena I Mcmonagle" w:date="2024-09-29T16:11:00Z" w16du:dateUtc="2024-09-29T23:11:00Z"/>
          <w:rFonts w:ascii="Times New Roman" w:hAnsi="Times New Roman" w:cs="Times New Roman"/>
          <w:i/>
          <w:iCs/>
          <w:color w:val="000000"/>
        </w:rPr>
      </w:pPr>
    </w:p>
    <w:p w14:paraId="308FAFC6" w14:textId="77777777" w:rsidR="00B32317" w:rsidRPr="00F96953" w:rsidRDefault="00B32317" w:rsidP="00B32317">
      <w:pPr>
        <w:autoSpaceDE w:val="0"/>
        <w:autoSpaceDN w:val="0"/>
        <w:adjustRightInd w:val="0"/>
        <w:rPr>
          <w:ins w:id="443" w:author="Helena I Mcmonagle" w:date="2024-09-29T16:11:00Z" w16du:dateUtc="2024-09-29T23:11:00Z"/>
          <w:rFonts w:ascii="Times New Roman" w:hAnsi="Times New Roman" w:cs="Times New Roman"/>
          <w:i/>
          <w:iCs/>
          <w:color w:val="000000"/>
        </w:rPr>
      </w:pPr>
      <w:ins w:id="444" w:author="Helena I Mcmonagle" w:date="2024-09-29T16:11:00Z" w16du:dateUtc="2024-09-29T23:11:00Z">
        <w:r w:rsidRPr="00F96953">
          <w:rPr>
            <w:rFonts w:ascii="Times New Roman" w:hAnsi="Times New Roman" w:cs="Times New Roman"/>
            <w:i/>
            <w:iCs/>
            <w:color w:val="000000"/>
          </w:rPr>
          <w:t>Discussion:</w:t>
        </w:r>
      </w:ins>
    </w:p>
    <w:p w14:paraId="13571BB2" w14:textId="77777777" w:rsidR="00B32317" w:rsidRPr="00F96953" w:rsidRDefault="00B32317" w:rsidP="00B32317">
      <w:pPr>
        <w:autoSpaceDE w:val="0"/>
        <w:autoSpaceDN w:val="0"/>
        <w:adjustRightInd w:val="0"/>
        <w:rPr>
          <w:ins w:id="445" w:author="Helena I Mcmonagle" w:date="2024-09-29T16:11:00Z" w16du:dateUtc="2024-09-29T23:11:00Z"/>
          <w:rFonts w:ascii="Times New Roman" w:hAnsi="Times New Roman" w:cs="Times New Roman"/>
          <w:i/>
          <w:iCs/>
          <w:color w:val="000000"/>
        </w:rPr>
      </w:pPr>
    </w:p>
    <w:p w14:paraId="0FCE2A33" w14:textId="77777777" w:rsidR="00B32317" w:rsidRDefault="00B32317" w:rsidP="00B32317">
      <w:pPr>
        <w:autoSpaceDE w:val="0"/>
        <w:autoSpaceDN w:val="0"/>
        <w:adjustRightInd w:val="0"/>
        <w:rPr>
          <w:ins w:id="446" w:author="Helena I Mcmonagle" w:date="2024-09-29T16:11:00Z" w16du:dateUtc="2024-09-29T23:11:00Z"/>
          <w:rFonts w:ascii="Times New Roman" w:hAnsi="Times New Roman" w:cs="Times New Roman"/>
          <w:i/>
          <w:iCs/>
          <w:color w:val="000000"/>
        </w:rPr>
      </w:pPr>
      <w:ins w:id="447" w:author="Helena I Mcmonagle" w:date="2024-09-29T16:11:00Z" w16du:dateUtc="2024-09-29T23:11:00Z">
        <w:r w:rsidRPr="00F96953">
          <w:rPr>
            <w:rFonts w:ascii="Times New Roman" w:hAnsi="Times New Roman" w:cs="Times New Roman"/>
            <w:i/>
            <w:iCs/>
            <w:color w:val="000000"/>
          </w:rPr>
          <w:t>General Comments: The discussion starts with a discussion of parameter uncertainty and then moves into a discussion of the potential flaws in the data sources in a way that I read as a little negative. I’d suggest starting</w:t>
        </w:r>
        <w:r>
          <w:rPr>
            <w:rFonts w:ascii="Times New Roman" w:hAnsi="Times New Roman" w:cs="Times New Roman"/>
            <w:i/>
            <w:iCs/>
            <w:color w:val="000000"/>
          </w:rPr>
          <w:t xml:space="preserve"> </w:t>
        </w:r>
        <w:r w:rsidRPr="00F96953">
          <w:rPr>
            <w:rFonts w:ascii="Times New Roman" w:hAnsi="Times New Roman" w:cs="Times New Roman"/>
            <w:i/>
            <w:iCs/>
            <w:color w:val="000000"/>
          </w:rPr>
          <w:t>the discussion by summarizing your main / most important results first (e.g., carbon flux estimates) and then move into considering the implications of the dataset used and the various assumptions used in the model. A</w:t>
        </w:r>
        <w:r>
          <w:rPr>
            <w:rFonts w:ascii="Times New Roman" w:hAnsi="Times New Roman" w:cs="Times New Roman"/>
            <w:i/>
            <w:iCs/>
            <w:color w:val="000000"/>
          </w:rPr>
          <w:t xml:space="preserve"> </w:t>
        </w:r>
        <w:r w:rsidRPr="00F96953">
          <w:rPr>
            <w:rFonts w:ascii="Times New Roman" w:hAnsi="Times New Roman" w:cs="Times New Roman"/>
            <w:i/>
            <w:iCs/>
            <w:color w:val="000000"/>
          </w:rPr>
          <w:t>reminder of the main results will also be helpful for those readers who inevitably skip the methods and results sections! Discussion of sources of error / variation should come later in my opinion.</w:t>
        </w:r>
      </w:ins>
    </w:p>
    <w:p w14:paraId="73359248" w14:textId="77777777" w:rsidR="00B32317" w:rsidRDefault="00B32317" w:rsidP="00B32317">
      <w:pPr>
        <w:autoSpaceDE w:val="0"/>
        <w:autoSpaceDN w:val="0"/>
        <w:adjustRightInd w:val="0"/>
        <w:rPr>
          <w:ins w:id="448" w:author="Helena I Mcmonagle" w:date="2024-09-29T16:11:00Z" w16du:dateUtc="2024-09-29T23:11:00Z"/>
          <w:rFonts w:ascii="Times New Roman" w:hAnsi="Times New Roman" w:cs="Times New Roman"/>
          <w:i/>
          <w:iCs/>
          <w:color w:val="000000"/>
        </w:rPr>
      </w:pPr>
    </w:p>
    <w:p w14:paraId="6939D75A" w14:textId="77777777" w:rsidR="00B32317" w:rsidRPr="00C37AF2" w:rsidRDefault="00B32317" w:rsidP="00B32317">
      <w:pPr>
        <w:autoSpaceDE w:val="0"/>
        <w:autoSpaceDN w:val="0"/>
        <w:adjustRightInd w:val="0"/>
        <w:rPr>
          <w:ins w:id="449" w:author="Helena I Mcmonagle" w:date="2024-09-29T16:11:00Z" w16du:dateUtc="2024-09-29T23:11:00Z"/>
          <w:rFonts w:ascii="Times New Roman" w:hAnsi="Times New Roman" w:cs="Times New Roman"/>
          <w:color w:val="000000"/>
        </w:rPr>
      </w:pPr>
      <w:ins w:id="450" w:author="Helena I Mcmonagle" w:date="2024-09-29T16:11:00Z" w16du:dateUtc="2024-09-29T23:11:00Z">
        <w:r>
          <w:rPr>
            <w:rFonts w:ascii="Times New Roman" w:hAnsi="Times New Roman" w:cs="Times New Roman"/>
            <w:color w:val="000000"/>
          </w:rPr>
          <w:t xml:space="preserve">Great idea! We have provided a more detailed response to this suggestion above in our response to the editor, with specific line numbers and descriptions for each addition related to the main takeaway point/interpretation in the discussion section.  </w:t>
        </w:r>
      </w:ins>
    </w:p>
    <w:p w14:paraId="6B0799FE" w14:textId="77777777" w:rsidR="00B32317" w:rsidRPr="00F96953" w:rsidRDefault="00B32317" w:rsidP="00B32317">
      <w:pPr>
        <w:autoSpaceDE w:val="0"/>
        <w:autoSpaceDN w:val="0"/>
        <w:adjustRightInd w:val="0"/>
        <w:rPr>
          <w:ins w:id="451" w:author="Helena I Mcmonagle" w:date="2024-09-29T16:11:00Z" w16du:dateUtc="2024-09-29T23:11:00Z"/>
          <w:rFonts w:ascii="Times New Roman" w:hAnsi="Times New Roman" w:cs="Times New Roman"/>
          <w:i/>
          <w:iCs/>
          <w:color w:val="000000"/>
        </w:rPr>
      </w:pPr>
    </w:p>
    <w:p w14:paraId="1DABA09C" w14:textId="77777777" w:rsidR="00B32317" w:rsidRDefault="00B32317" w:rsidP="00B32317">
      <w:pPr>
        <w:autoSpaceDE w:val="0"/>
        <w:autoSpaceDN w:val="0"/>
        <w:adjustRightInd w:val="0"/>
        <w:rPr>
          <w:ins w:id="452" w:author="Helena I Mcmonagle" w:date="2024-09-29T16:11:00Z" w16du:dateUtc="2024-09-29T23:11:00Z"/>
          <w:rFonts w:ascii="Times New Roman" w:hAnsi="Times New Roman" w:cs="Times New Roman"/>
          <w:i/>
          <w:iCs/>
          <w:color w:val="000000"/>
        </w:rPr>
      </w:pPr>
      <w:ins w:id="453" w:author="Helena I Mcmonagle" w:date="2024-09-29T16:11:00Z" w16du:dateUtc="2024-09-29T23:11:00Z">
        <w:r w:rsidRPr="00F96953">
          <w:rPr>
            <w:rFonts w:ascii="Times New Roman" w:hAnsi="Times New Roman" w:cs="Times New Roman"/>
            <w:i/>
            <w:iCs/>
            <w:color w:val="000000"/>
          </w:rPr>
          <w:t>I would also like to see a bit more consideration of the rest of the biota that weren’t included in your current model, such as the potential impacts of larger size classes, invertebrate micronekton, gelatinous zooplankton,</w:t>
        </w:r>
        <w:r>
          <w:rPr>
            <w:rFonts w:ascii="Times New Roman" w:hAnsi="Times New Roman" w:cs="Times New Roman"/>
            <w:i/>
            <w:iCs/>
            <w:color w:val="000000"/>
          </w:rPr>
          <w:t xml:space="preserve"> </w:t>
        </w:r>
        <w:r w:rsidRPr="00F96953">
          <w:rPr>
            <w:rFonts w:ascii="Times New Roman" w:hAnsi="Times New Roman" w:cs="Times New Roman"/>
            <w:i/>
            <w:iCs/>
            <w:color w:val="000000"/>
          </w:rPr>
          <w:t xml:space="preserve">the epipelagic diurnal </w:t>
        </w:r>
        <w:proofErr w:type="spellStart"/>
        <w:r w:rsidRPr="00F96953">
          <w:rPr>
            <w:rFonts w:ascii="Times New Roman" w:hAnsi="Times New Roman" w:cs="Times New Roman"/>
            <w:i/>
            <w:iCs/>
            <w:color w:val="000000"/>
          </w:rPr>
          <w:t>foodweb</w:t>
        </w:r>
        <w:proofErr w:type="spellEnd"/>
        <w:r w:rsidRPr="00F96953">
          <w:rPr>
            <w:rFonts w:ascii="Times New Roman" w:hAnsi="Times New Roman" w:cs="Times New Roman"/>
            <w:i/>
            <w:iCs/>
            <w:color w:val="000000"/>
          </w:rPr>
          <w:t xml:space="preserve"> etc. I don’t mention this expecting you to include them in your model at all, but acknowledging the other components of the ecosystem I think will help put your results into a wider context.</w:t>
        </w:r>
        <w:r>
          <w:rPr>
            <w:rFonts w:ascii="Times New Roman" w:hAnsi="Times New Roman" w:cs="Times New Roman"/>
            <w:i/>
            <w:iCs/>
            <w:color w:val="000000"/>
          </w:rPr>
          <w:t xml:space="preserve"> </w:t>
        </w:r>
        <w:proofErr w:type="gramStart"/>
        <w:r w:rsidRPr="00F96953">
          <w:rPr>
            <w:rFonts w:ascii="Times New Roman" w:hAnsi="Times New Roman" w:cs="Times New Roman"/>
            <w:i/>
            <w:iCs/>
            <w:color w:val="000000"/>
          </w:rPr>
          <w:t>There’s</w:t>
        </w:r>
        <w:proofErr w:type="gramEnd"/>
        <w:r w:rsidRPr="00F96953">
          <w:rPr>
            <w:rFonts w:ascii="Times New Roman" w:hAnsi="Times New Roman" w:cs="Times New Roman"/>
            <w:i/>
            <w:iCs/>
            <w:color w:val="000000"/>
          </w:rPr>
          <w:t xml:space="preserve"> much more out there than just fishes!</w:t>
        </w:r>
      </w:ins>
    </w:p>
    <w:p w14:paraId="5C3D3366" w14:textId="77777777" w:rsidR="00B32317" w:rsidRDefault="00B32317" w:rsidP="00B32317">
      <w:pPr>
        <w:autoSpaceDE w:val="0"/>
        <w:autoSpaceDN w:val="0"/>
        <w:adjustRightInd w:val="0"/>
        <w:rPr>
          <w:ins w:id="454" w:author="Helena I Mcmonagle" w:date="2024-09-29T16:11:00Z" w16du:dateUtc="2024-09-29T23:11:00Z"/>
          <w:rFonts w:ascii="Times New Roman" w:hAnsi="Times New Roman" w:cs="Times New Roman"/>
          <w:color w:val="000000"/>
        </w:rPr>
      </w:pPr>
    </w:p>
    <w:p w14:paraId="32E9A8C5" w14:textId="77777777" w:rsidR="00B32317" w:rsidRPr="009E0119" w:rsidRDefault="00B32317" w:rsidP="00B32317">
      <w:pPr>
        <w:autoSpaceDE w:val="0"/>
        <w:autoSpaceDN w:val="0"/>
        <w:adjustRightInd w:val="0"/>
        <w:rPr>
          <w:ins w:id="455" w:author="Helena I Mcmonagle" w:date="2024-09-29T16:11:00Z" w16du:dateUtc="2024-09-29T23:11:00Z"/>
          <w:rFonts w:ascii="Times New Roman" w:hAnsi="Times New Roman" w:cs="Times New Roman"/>
          <w:color w:val="000000"/>
        </w:rPr>
      </w:pPr>
      <w:ins w:id="456" w:author="Helena I Mcmonagle" w:date="2024-09-29T16:11:00Z" w16du:dateUtc="2024-09-29T23:11:00Z">
        <w:r>
          <w:rPr>
            <w:rFonts w:ascii="Times New Roman" w:hAnsi="Times New Roman" w:cs="Times New Roman"/>
            <w:color w:val="000000"/>
          </w:rPr>
          <w:t xml:space="preserve">We have added this discussion, and a rough calculation for comparison to whale carbon flux (lines 678-697). There are limited examples in the literature of carbon flux associated with higher trophic levels that were available in units that we could use to compare to our study, but </w:t>
        </w:r>
        <w:r>
          <w:rPr>
            <w:rFonts w:ascii="Times New Roman" w:hAnsi="Times New Roman" w:cs="Times New Roman"/>
            <w:color w:val="000000"/>
          </w:rPr>
          <w:lastRenderedPageBreak/>
          <w:t xml:space="preserve">this is a good starting point for much more detailed future research in response to your suggestion. </w:t>
        </w:r>
      </w:ins>
    </w:p>
    <w:p w14:paraId="48FC69CE" w14:textId="77777777" w:rsidR="00B32317" w:rsidRPr="00F96953" w:rsidRDefault="00B32317" w:rsidP="00B32317">
      <w:pPr>
        <w:autoSpaceDE w:val="0"/>
        <w:autoSpaceDN w:val="0"/>
        <w:adjustRightInd w:val="0"/>
        <w:rPr>
          <w:ins w:id="457" w:author="Helena I Mcmonagle" w:date="2024-09-29T16:11:00Z" w16du:dateUtc="2024-09-29T23:11:00Z"/>
          <w:rFonts w:ascii="Times New Roman" w:hAnsi="Times New Roman" w:cs="Times New Roman"/>
          <w:i/>
          <w:iCs/>
          <w:color w:val="000000"/>
        </w:rPr>
      </w:pPr>
    </w:p>
    <w:p w14:paraId="1673CE51" w14:textId="77777777" w:rsidR="00B32317" w:rsidRDefault="00B32317" w:rsidP="00B32317">
      <w:pPr>
        <w:autoSpaceDE w:val="0"/>
        <w:autoSpaceDN w:val="0"/>
        <w:adjustRightInd w:val="0"/>
        <w:rPr>
          <w:ins w:id="458" w:author="Helena I Mcmonagle" w:date="2024-09-29T16:11:00Z" w16du:dateUtc="2024-09-29T23:11:00Z"/>
          <w:rFonts w:ascii="Times New Roman" w:hAnsi="Times New Roman" w:cs="Times New Roman"/>
          <w:i/>
          <w:iCs/>
          <w:color w:val="000000"/>
        </w:rPr>
      </w:pPr>
      <w:ins w:id="459" w:author="Helena I Mcmonagle" w:date="2024-09-29T16:11:00Z" w16du:dateUtc="2024-09-29T23:11:00Z">
        <w:r w:rsidRPr="00F96953">
          <w:rPr>
            <w:rFonts w:ascii="Times New Roman" w:hAnsi="Times New Roman" w:cs="Times New Roman"/>
            <w:i/>
            <w:iCs/>
            <w:color w:val="000000"/>
          </w:rPr>
          <w:t>Lines 506 - 507</w:t>
        </w:r>
        <w:r>
          <w:rPr>
            <w:rFonts w:ascii="Times New Roman" w:hAnsi="Times New Roman" w:cs="Times New Roman"/>
            <w:i/>
            <w:iCs/>
            <w:color w:val="000000"/>
          </w:rPr>
          <w:t xml:space="preserve"> (now starting line 646)</w:t>
        </w:r>
        <w:r w:rsidRPr="00F96953">
          <w:rPr>
            <w:rFonts w:ascii="Times New Roman" w:hAnsi="Times New Roman" w:cs="Times New Roman"/>
            <w:i/>
            <w:iCs/>
            <w:color w:val="000000"/>
          </w:rPr>
          <w:t>: I think this paragraph is an interesting one for sure, but I’d like to see more discussion here in terms of how your data choices could have influenced the model results (i.e., do you think your model</w:t>
        </w:r>
        <w:r>
          <w:rPr>
            <w:rFonts w:ascii="Times New Roman" w:hAnsi="Times New Roman" w:cs="Times New Roman"/>
            <w:i/>
            <w:iCs/>
            <w:color w:val="000000"/>
          </w:rPr>
          <w:t xml:space="preserve"> </w:t>
        </w:r>
        <w:r w:rsidRPr="00F96953">
          <w:rPr>
            <w:rFonts w:ascii="Times New Roman" w:hAnsi="Times New Roman" w:cs="Times New Roman"/>
            <w:i/>
            <w:iCs/>
            <w:color w:val="000000"/>
          </w:rPr>
          <w:t>outputs are more / less conservative as a result of your choices) for example.</w:t>
        </w:r>
      </w:ins>
    </w:p>
    <w:p w14:paraId="73BEC207" w14:textId="77777777" w:rsidR="00B32317" w:rsidRDefault="00B32317" w:rsidP="00B32317">
      <w:pPr>
        <w:autoSpaceDE w:val="0"/>
        <w:autoSpaceDN w:val="0"/>
        <w:adjustRightInd w:val="0"/>
        <w:rPr>
          <w:ins w:id="460" w:author="Helena I Mcmonagle" w:date="2024-09-29T16:11:00Z" w16du:dateUtc="2024-09-29T23:11:00Z"/>
          <w:rFonts w:ascii="Times New Roman" w:hAnsi="Times New Roman" w:cs="Times New Roman"/>
          <w:i/>
          <w:iCs/>
          <w:color w:val="000000"/>
        </w:rPr>
      </w:pPr>
    </w:p>
    <w:p w14:paraId="7826871E" w14:textId="77777777" w:rsidR="00B32317" w:rsidRPr="009F709E" w:rsidRDefault="00B32317" w:rsidP="00B32317">
      <w:pPr>
        <w:autoSpaceDE w:val="0"/>
        <w:autoSpaceDN w:val="0"/>
        <w:adjustRightInd w:val="0"/>
        <w:rPr>
          <w:ins w:id="461" w:author="Helena I Mcmonagle" w:date="2024-09-29T16:11:00Z" w16du:dateUtc="2024-09-29T23:11:00Z"/>
          <w:rFonts w:ascii="Times New Roman" w:hAnsi="Times New Roman" w:cs="Times New Roman"/>
          <w:color w:val="000000"/>
        </w:rPr>
      </w:pPr>
      <w:ins w:id="462" w:author="Helena I Mcmonagle" w:date="2024-09-29T16:11:00Z" w16du:dateUtc="2024-09-29T23:11:00Z">
        <w:r>
          <w:rPr>
            <w:rFonts w:ascii="Times New Roman" w:hAnsi="Times New Roman" w:cs="Times New Roman"/>
            <w:color w:val="000000"/>
          </w:rPr>
          <w:t xml:space="preserve">We have added clarification to the take home message in this paragraph. It is not clear whether our results are more or less conservative because some decisions could have resulted in an overestimate while others may have resulted in an underestimate. </w:t>
        </w:r>
      </w:ins>
    </w:p>
    <w:p w14:paraId="791A7E69" w14:textId="77777777" w:rsidR="00B32317" w:rsidRPr="00F96953" w:rsidRDefault="00B32317" w:rsidP="00B32317">
      <w:pPr>
        <w:autoSpaceDE w:val="0"/>
        <w:autoSpaceDN w:val="0"/>
        <w:adjustRightInd w:val="0"/>
        <w:rPr>
          <w:ins w:id="463" w:author="Helena I Mcmonagle" w:date="2024-09-29T16:11:00Z" w16du:dateUtc="2024-09-29T23:11:00Z"/>
          <w:rFonts w:ascii="Times New Roman" w:hAnsi="Times New Roman" w:cs="Times New Roman"/>
          <w:i/>
          <w:iCs/>
          <w:color w:val="000000"/>
        </w:rPr>
      </w:pPr>
    </w:p>
    <w:p w14:paraId="08706D5F" w14:textId="77777777" w:rsidR="00B32317" w:rsidRDefault="00B32317" w:rsidP="00B32317">
      <w:pPr>
        <w:autoSpaceDE w:val="0"/>
        <w:autoSpaceDN w:val="0"/>
        <w:adjustRightInd w:val="0"/>
        <w:rPr>
          <w:ins w:id="464" w:author="Helena I Mcmonagle" w:date="2024-09-29T16:11:00Z" w16du:dateUtc="2024-09-29T23:11:00Z"/>
          <w:rFonts w:ascii="Times New Roman" w:hAnsi="Times New Roman" w:cs="Times New Roman"/>
          <w:i/>
          <w:iCs/>
          <w:color w:val="000000"/>
        </w:rPr>
      </w:pPr>
      <w:ins w:id="465" w:author="Helena I Mcmonagle" w:date="2024-09-29T16:11:00Z" w16du:dateUtc="2024-09-29T23:11:00Z">
        <w:r w:rsidRPr="00F96953">
          <w:rPr>
            <w:rFonts w:ascii="Times New Roman" w:hAnsi="Times New Roman" w:cs="Times New Roman"/>
            <w:i/>
            <w:iCs/>
            <w:color w:val="000000"/>
          </w:rPr>
          <w:t>Lines 515 - 529</w:t>
        </w:r>
        <w:r>
          <w:rPr>
            <w:rFonts w:ascii="Times New Roman" w:hAnsi="Times New Roman" w:cs="Times New Roman"/>
            <w:i/>
            <w:iCs/>
            <w:color w:val="000000"/>
          </w:rPr>
          <w:t xml:space="preserve"> (now 661)</w:t>
        </w:r>
        <w:r w:rsidRPr="00F96953">
          <w:rPr>
            <w:rFonts w:ascii="Times New Roman" w:hAnsi="Times New Roman" w:cs="Times New Roman"/>
            <w:i/>
            <w:iCs/>
            <w:color w:val="000000"/>
          </w:rPr>
          <w:t>: The title doesn’t seem to match the content of this section, which appears to consider temporal variance in the sample data.</w:t>
        </w:r>
      </w:ins>
    </w:p>
    <w:p w14:paraId="5C20864A" w14:textId="77777777" w:rsidR="00B32317" w:rsidRPr="00F96953" w:rsidRDefault="00B32317" w:rsidP="00B32317">
      <w:pPr>
        <w:autoSpaceDE w:val="0"/>
        <w:autoSpaceDN w:val="0"/>
        <w:adjustRightInd w:val="0"/>
        <w:rPr>
          <w:ins w:id="466" w:author="Helena I Mcmonagle" w:date="2024-09-29T16:11:00Z" w16du:dateUtc="2024-09-29T23:11:00Z"/>
          <w:rFonts w:ascii="Times New Roman" w:hAnsi="Times New Roman" w:cs="Times New Roman"/>
          <w:i/>
          <w:iCs/>
          <w:color w:val="000000"/>
        </w:rPr>
      </w:pPr>
    </w:p>
    <w:p w14:paraId="66CCA83C" w14:textId="77777777" w:rsidR="00B32317" w:rsidRPr="0081199C" w:rsidRDefault="00B32317" w:rsidP="00B32317">
      <w:pPr>
        <w:autoSpaceDE w:val="0"/>
        <w:autoSpaceDN w:val="0"/>
        <w:adjustRightInd w:val="0"/>
        <w:rPr>
          <w:ins w:id="467" w:author="Helena I Mcmonagle" w:date="2024-09-29T16:11:00Z" w16du:dateUtc="2024-09-29T23:11:00Z"/>
          <w:rFonts w:ascii="Times New Roman" w:hAnsi="Times New Roman" w:cs="Times New Roman"/>
          <w:color w:val="000000"/>
        </w:rPr>
      </w:pPr>
      <w:ins w:id="468" w:author="Helena I Mcmonagle" w:date="2024-09-29T16:11:00Z" w16du:dateUtc="2024-09-29T23:11:00Z">
        <w:r>
          <w:rPr>
            <w:rFonts w:ascii="Times New Roman" w:hAnsi="Times New Roman" w:cs="Times New Roman"/>
            <w:color w:val="000000"/>
          </w:rPr>
          <w:t xml:space="preserve">We have revised the topic sentence to this paragraph to align more with our results. We describe the limitations of our study given that it is a snapshot in time; at a non-bloom sampling time, the contribution of fish is likely much higher. To our knowledge there is no study examining seasonal differences in fish-mediated carbon flux, but this could be a worthwhile area for future study if ultimately it is average annual carbon fluxes and sequestration rates are the most relevant estimates from a climate perspective.  </w:t>
        </w:r>
      </w:ins>
    </w:p>
    <w:p w14:paraId="545F0074" w14:textId="77777777" w:rsidR="00B32317" w:rsidRPr="00F96953" w:rsidRDefault="00B32317" w:rsidP="00B32317">
      <w:pPr>
        <w:autoSpaceDE w:val="0"/>
        <w:autoSpaceDN w:val="0"/>
        <w:adjustRightInd w:val="0"/>
        <w:rPr>
          <w:ins w:id="469" w:author="Helena I Mcmonagle" w:date="2024-09-29T16:11:00Z" w16du:dateUtc="2024-09-29T23:11:00Z"/>
          <w:rFonts w:ascii="Times New Roman" w:hAnsi="Times New Roman" w:cs="Times New Roman"/>
          <w:i/>
          <w:iCs/>
          <w:color w:val="000000"/>
        </w:rPr>
      </w:pPr>
    </w:p>
    <w:p w14:paraId="5BA1493E" w14:textId="77777777" w:rsidR="00B32317" w:rsidRDefault="00B32317" w:rsidP="00B32317">
      <w:pPr>
        <w:autoSpaceDE w:val="0"/>
        <w:autoSpaceDN w:val="0"/>
        <w:adjustRightInd w:val="0"/>
        <w:rPr>
          <w:ins w:id="470" w:author="Helena I Mcmonagle" w:date="2024-09-29T16:11:00Z" w16du:dateUtc="2024-09-29T23:11:00Z"/>
          <w:rFonts w:ascii="Times New Roman" w:hAnsi="Times New Roman" w:cs="Times New Roman"/>
          <w:i/>
          <w:iCs/>
          <w:color w:val="000000"/>
        </w:rPr>
      </w:pPr>
      <w:ins w:id="471" w:author="Helena I Mcmonagle" w:date="2024-09-29T16:11:00Z" w16du:dateUtc="2024-09-29T23:11:00Z">
        <w:r w:rsidRPr="00F96953">
          <w:rPr>
            <w:rFonts w:ascii="Times New Roman" w:hAnsi="Times New Roman" w:cs="Times New Roman"/>
            <w:i/>
            <w:iCs/>
            <w:color w:val="000000"/>
          </w:rPr>
          <w:t>Line 527 – 528</w:t>
        </w:r>
        <w:r>
          <w:rPr>
            <w:rFonts w:ascii="Times New Roman" w:hAnsi="Times New Roman" w:cs="Times New Roman"/>
            <w:i/>
            <w:iCs/>
            <w:color w:val="000000"/>
          </w:rPr>
          <w:t xml:space="preserve"> (now 673)</w:t>
        </w:r>
        <w:r w:rsidRPr="00F96953">
          <w:rPr>
            <w:rFonts w:ascii="Times New Roman" w:hAnsi="Times New Roman" w:cs="Times New Roman"/>
            <w:i/>
            <w:iCs/>
            <w:color w:val="000000"/>
          </w:rPr>
          <w:t>: Here you state your estimates are likely relatively lower than the annual average, but express in the next paragraph that your estimates are likely higher than reality across the board. Perhaps this section</w:t>
        </w:r>
        <w:r>
          <w:rPr>
            <w:rFonts w:ascii="Times New Roman" w:hAnsi="Times New Roman" w:cs="Times New Roman"/>
            <w:i/>
            <w:iCs/>
            <w:color w:val="000000"/>
          </w:rPr>
          <w:t xml:space="preserve"> </w:t>
        </w:r>
        <w:r w:rsidRPr="00F96953">
          <w:rPr>
            <w:rFonts w:ascii="Times New Roman" w:hAnsi="Times New Roman" w:cs="Times New Roman"/>
            <w:i/>
            <w:iCs/>
            <w:color w:val="000000"/>
          </w:rPr>
          <w:t>can be reworded a bit to clarify the more subtle contexts here because as-is it reads as somewhat contradictory and I’m not sure whether to take your findings as too high or too low overall.</w:t>
        </w:r>
      </w:ins>
    </w:p>
    <w:p w14:paraId="5583A6F7" w14:textId="77777777" w:rsidR="00B32317" w:rsidRDefault="00B32317" w:rsidP="00B32317">
      <w:pPr>
        <w:autoSpaceDE w:val="0"/>
        <w:autoSpaceDN w:val="0"/>
        <w:adjustRightInd w:val="0"/>
        <w:rPr>
          <w:ins w:id="472" w:author="Helena I Mcmonagle" w:date="2024-09-29T16:11:00Z" w16du:dateUtc="2024-09-29T23:11:00Z"/>
          <w:rFonts w:ascii="Times New Roman" w:hAnsi="Times New Roman" w:cs="Times New Roman"/>
          <w:i/>
          <w:iCs/>
          <w:color w:val="000000"/>
        </w:rPr>
      </w:pPr>
    </w:p>
    <w:p w14:paraId="36A92A99" w14:textId="77777777" w:rsidR="00B32317" w:rsidRPr="009016F0" w:rsidRDefault="00B32317" w:rsidP="00B32317">
      <w:pPr>
        <w:autoSpaceDE w:val="0"/>
        <w:autoSpaceDN w:val="0"/>
        <w:adjustRightInd w:val="0"/>
        <w:rPr>
          <w:ins w:id="473" w:author="Helena I Mcmonagle" w:date="2024-09-29T16:11:00Z" w16du:dateUtc="2024-09-29T23:11:00Z"/>
          <w:rFonts w:ascii="Times New Roman" w:hAnsi="Times New Roman" w:cs="Times New Roman"/>
          <w:color w:val="000000"/>
        </w:rPr>
      </w:pPr>
      <w:ins w:id="474" w:author="Helena I Mcmonagle" w:date="2024-09-29T16:11:00Z" w16du:dateUtc="2024-09-29T23:11:00Z">
        <w:r>
          <w:rPr>
            <w:rFonts w:ascii="Times New Roman" w:hAnsi="Times New Roman" w:cs="Times New Roman"/>
            <w:color w:val="000000"/>
          </w:rPr>
          <w:t xml:space="preserve">See comment above about over vs underestimation. While we have tried to describe the likely impact of our modeling choices on the bottom line carbon flux result, we cannot say whether we are left with an over- or under-estimate. We have removed part of this paragraph to avoid a contradictory message while emphasizing the context in which this study occurred.  </w:t>
        </w:r>
      </w:ins>
    </w:p>
    <w:p w14:paraId="12D3F365" w14:textId="77777777" w:rsidR="00B32317" w:rsidRPr="00F96953" w:rsidRDefault="00B32317" w:rsidP="00B32317">
      <w:pPr>
        <w:autoSpaceDE w:val="0"/>
        <w:autoSpaceDN w:val="0"/>
        <w:adjustRightInd w:val="0"/>
        <w:rPr>
          <w:ins w:id="475" w:author="Helena I Mcmonagle" w:date="2024-09-29T16:11:00Z" w16du:dateUtc="2024-09-29T23:11:00Z"/>
          <w:rFonts w:ascii="Times New Roman" w:hAnsi="Times New Roman" w:cs="Times New Roman"/>
          <w:i/>
          <w:iCs/>
          <w:color w:val="000000"/>
        </w:rPr>
      </w:pPr>
    </w:p>
    <w:p w14:paraId="682D2BED" w14:textId="77777777" w:rsidR="00B32317" w:rsidRDefault="00B32317" w:rsidP="00B32317">
      <w:pPr>
        <w:autoSpaceDE w:val="0"/>
        <w:autoSpaceDN w:val="0"/>
        <w:adjustRightInd w:val="0"/>
        <w:rPr>
          <w:ins w:id="476" w:author="Helena I Mcmonagle" w:date="2024-09-29T16:11:00Z" w16du:dateUtc="2024-09-29T23:11:00Z"/>
          <w:rFonts w:ascii="Times New Roman" w:hAnsi="Times New Roman" w:cs="Times New Roman"/>
          <w:i/>
          <w:iCs/>
          <w:color w:val="000000"/>
        </w:rPr>
      </w:pPr>
      <w:ins w:id="477" w:author="Helena I Mcmonagle" w:date="2024-09-29T16:11:00Z" w16du:dateUtc="2024-09-29T23:11:00Z">
        <w:r w:rsidRPr="00F96953">
          <w:rPr>
            <w:rFonts w:ascii="Times New Roman" w:hAnsi="Times New Roman" w:cs="Times New Roman"/>
            <w:i/>
            <w:iCs/>
            <w:color w:val="000000"/>
          </w:rPr>
          <w:t>Line 556</w:t>
        </w:r>
        <w:r>
          <w:rPr>
            <w:rFonts w:ascii="Times New Roman" w:hAnsi="Times New Roman" w:cs="Times New Roman"/>
            <w:i/>
            <w:iCs/>
            <w:color w:val="000000"/>
          </w:rPr>
          <w:t xml:space="preserve"> (now 727)</w:t>
        </w:r>
        <w:r w:rsidRPr="00F96953">
          <w:rPr>
            <w:rFonts w:ascii="Times New Roman" w:hAnsi="Times New Roman" w:cs="Times New Roman"/>
            <w:i/>
            <w:iCs/>
            <w:color w:val="000000"/>
          </w:rPr>
          <w:t>: I think the role and type of zooplankton included in the model needs to be clarified throughout the manuscript because up to this point I was under the (possibly incorrect) impression that migratory zooplankton</w:t>
        </w:r>
        <w:r>
          <w:rPr>
            <w:rFonts w:ascii="Times New Roman" w:hAnsi="Times New Roman" w:cs="Times New Roman"/>
            <w:i/>
            <w:iCs/>
            <w:color w:val="000000"/>
          </w:rPr>
          <w:t xml:space="preserve"> </w:t>
        </w:r>
        <w:r w:rsidRPr="00F96953">
          <w:rPr>
            <w:rFonts w:ascii="Times New Roman" w:hAnsi="Times New Roman" w:cs="Times New Roman"/>
            <w:i/>
            <w:iCs/>
            <w:color w:val="000000"/>
          </w:rPr>
          <w:t>were modelled similarly to fishes (i.e., their contribution to active flux was estimated as implied in the methods (lines 303 - 319)).</w:t>
        </w:r>
      </w:ins>
    </w:p>
    <w:p w14:paraId="27FB12D1" w14:textId="77777777" w:rsidR="00B32317" w:rsidRDefault="00B32317" w:rsidP="00B32317">
      <w:pPr>
        <w:autoSpaceDE w:val="0"/>
        <w:autoSpaceDN w:val="0"/>
        <w:adjustRightInd w:val="0"/>
        <w:rPr>
          <w:ins w:id="478" w:author="Helena I Mcmonagle" w:date="2024-09-29T16:11:00Z" w16du:dateUtc="2024-09-29T23:11:00Z"/>
          <w:rFonts w:ascii="Times New Roman" w:hAnsi="Times New Roman" w:cs="Times New Roman"/>
          <w:i/>
          <w:iCs/>
          <w:color w:val="000000"/>
        </w:rPr>
      </w:pPr>
    </w:p>
    <w:p w14:paraId="660DAF18" w14:textId="77777777" w:rsidR="00B32317" w:rsidRPr="00B85E28" w:rsidRDefault="00B32317" w:rsidP="00B32317">
      <w:pPr>
        <w:autoSpaceDE w:val="0"/>
        <w:autoSpaceDN w:val="0"/>
        <w:adjustRightInd w:val="0"/>
        <w:rPr>
          <w:ins w:id="479" w:author="Helena I Mcmonagle" w:date="2024-09-29T16:11:00Z" w16du:dateUtc="2024-09-29T23:11:00Z"/>
          <w:rFonts w:ascii="Times New Roman" w:hAnsi="Times New Roman" w:cs="Times New Roman"/>
          <w:color w:val="000000"/>
        </w:rPr>
      </w:pPr>
      <w:ins w:id="480" w:author="Helena I Mcmonagle" w:date="2024-09-29T16:11:00Z" w16du:dateUtc="2024-09-29T23:11:00Z">
        <w:r>
          <w:rPr>
            <w:rFonts w:ascii="Times New Roman" w:hAnsi="Times New Roman" w:cs="Times New Roman"/>
            <w:color w:val="000000"/>
          </w:rPr>
          <w:t xml:space="preserve">Zooplankton are not included in our model--rather, the output of an ongoing zooplankton carbon flux study using data from this same cruise was used to put fish carbon flux into context of the broader biological carbon pump, which includes the contribution of zooplankton. We believe that the additional descriptions in the revised manuscript of how zooplankton play into this study will help readers. </w:t>
        </w:r>
      </w:ins>
    </w:p>
    <w:p w14:paraId="36031D63" w14:textId="77777777" w:rsidR="00B32317" w:rsidRPr="00F96953" w:rsidRDefault="00B32317" w:rsidP="00B32317">
      <w:pPr>
        <w:autoSpaceDE w:val="0"/>
        <w:autoSpaceDN w:val="0"/>
        <w:adjustRightInd w:val="0"/>
        <w:rPr>
          <w:ins w:id="481" w:author="Helena I Mcmonagle" w:date="2024-09-29T16:11:00Z" w16du:dateUtc="2024-09-29T23:11:00Z"/>
          <w:rFonts w:ascii="Times New Roman" w:hAnsi="Times New Roman" w:cs="Times New Roman"/>
          <w:i/>
          <w:iCs/>
          <w:color w:val="000000"/>
        </w:rPr>
      </w:pPr>
    </w:p>
    <w:p w14:paraId="308B277F" w14:textId="77777777" w:rsidR="00B32317" w:rsidRPr="00F96953" w:rsidRDefault="00B32317" w:rsidP="00B32317">
      <w:pPr>
        <w:autoSpaceDE w:val="0"/>
        <w:autoSpaceDN w:val="0"/>
        <w:adjustRightInd w:val="0"/>
        <w:rPr>
          <w:ins w:id="482" w:author="Helena I Mcmonagle" w:date="2024-09-29T16:11:00Z" w16du:dateUtc="2024-09-29T23:11:00Z"/>
          <w:rFonts w:ascii="Times New Roman" w:hAnsi="Times New Roman" w:cs="Times New Roman"/>
          <w:i/>
          <w:iCs/>
          <w:color w:val="000000"/>
        </w:rPr>
      </w:pPr>
      <w:ins w:id="483" w:author="Helena I Mcmonagle" w:date="2024-09-29T16:11:00Z" w16du:dateUtc="2024-09-29T23:11:00Z">
        <w:r w:rsidRPr="00F96953">
          <w:rPr>
            <w:rFonts w:ascii="Times New Roman" w:hAnsi="Times New Roman" w:cs="Times New Roman"/>
            <w:i/>
            <w:iCs/>
            <w:color w:val="000000"/>
          </w:rPr>
          <w:lastRenderedPageBreak/>
          <w:t>Section beginning on line 551</w:t>
        </w:r>
        <w:r>
          <w:rPr>
            <w:rFonts w:ascii="Times New Roman" w:hAnsi="Times New Roman" w:cs="Times New Roman"/>
            <w:i/>
            <w:iCs/>
            <w:color w:val="000000"/>
          </w:rPr>
          <w:t xml:space="preserve"> (now 722)</w:t>
        </w:r>
        <w:r w:rsidRPr="00F96953">
          <w:rPr>
            <w:rFonts w:ascii="Times New Roman" w:hAnsi="Times New Roman" w:cs="Times New Roman"/>
            <w:i/>
            <w:iCs/>
            <w:color w:val="000000"/>
          </w:rPr>
          <w:t>: Do you have suggestions here for future research priorities that could be used to reduce uncertainty in our estimates / future management of the oceans?</w:t>
        </w:r>
      </w:ins>
    </w:p>
    <w:p w14:paraId="65770661" w14:textId="77777777" w:rsidR="00B32317" w:rsidRDefault="00B32317" w:rsidP="00B32317">
      <w:pPr>
        <w:autoSpaceDE w:val="0"/>
        <w:autoSpaceDN w:val="0"/>
        <w:adjustRightInd w:val="0"/>
        <w:rPr>
          <w:ins w:id="484" w:author="Helena I Mcmonagle" w:date="2024-09-29T16:11:00Z" w16du:dateUtc="2024-09-29T23:11:00Z"/>
          <w:rFonts w:ascii="Times New Roman" w:hAnsi="Times New Roman" w:cs="Times New Roman"/>
          <w:i/>
          <w:iCs/>
          <w:color w:val="000000"/>
        </w:rPr>
      </w:pPr>
    </w:p>
    <w:p w14:paraId="223CAFE0" w14:textId="77777777" w:rsidR="00B32317" w:rsidRPr="004D2EB4" w:rsidRDefault="00B32317" w:rsidP="00B32317">
      <w:pPr>
        <w:autoSpaceDE w:val="0"/>
        <w:autoSpaceDN w:val="0"/>
        <w:adjustRightInd w:val="0"/>
        <w:rPr>
          <w:ins w:id="485" w:author="Helena I Mcmonagle" w:date="2024-09-29T16:11:00Z" w16du:dateUtc="2024-09-29T23:11:00Z"/>
          <w:rFonts w:ascii="Times New Roman" w:hAnsi="Times New Roman" w:cs="Times New Roman"/>
          <w:color w:val="000000"/>
        </w:rPr>
      </w:pPr>
      <w:ins w:id="486" w:author="Helena I Mcmonagle" w:date="2024-09-29T16:11:00Z" w16du:dateUtc="2024-09-29T23:11:00Z">
        <w:r>
          <w:rPr>
            <w:rFonts w:ascii="Times New Roman" w:hAnsi="Times New Roman" w:cs="Times New Roman"/>
            <w:color w:val="000000"/>
          </w:rPr>
          <w:t xml:space="preserve">We have added our suggestions per your and the Editor’s suggestion. At the moment, biomass related uncertainty seems to be here to stay, but future technologies (or refinement of existing technologies) may constrain biomass uncertainty in the future. We are not in a position to speculate more on this. </w:t>
        </w:r>
      </w:ins>
    </w:p>
    <w:p w14:paraId="0D33E8CA" w14:textId="77777777" w:rsidR="00B32317" w:rsidRPr="00F96953" w:rsidRDefault="00B32317" w:rsidP="00B32317">
      <w:pPr>
        <w:autoSpaceDE w:val="0"/>
        <w:autoSpaceDN w:val="0"/>
        <w:adjustRightInd w:val="0"/>
        <w:rPr>
          <w:ins w:id="487" w:author="Helena I Mcmonagle" w:date="2024-09-29T16:11:00Z" w16du:dateUtc="2024-09-29T23:11:00Z"/>
          <w:rFonts w:ascii="Times New Roman" w:hAnsi="Times New Roman" w:cs="Times New Roman"/>
          <w:i/>
          <w:iCs/>
          <w:color w:val="000000"/>
        </w:rPr>
      </w:pPr>
    </w:p>
    <w:p w14:paraId="1B763AA4" w14:textId="77777777" w:rsidR="00B32317" w:rsidRDefault="00B32317" w:rsidP="00B32317">
      <w:pPr>
        <w:autoSpaceDE w:val="0"/>
        <w:autoSpaceDN w:val="0"/>
        <w:adjustRightInd w:val="0"/>
        <w:rPr>
          <w:ins w:id="488" w:author="Helena I Mcmonagle" w:date="2024-09-29T16:11:00Z" w16du:dateUtc="2024-09-29T23:11:00Z"/>
          <w:rFonts w:ascii="Times New Roman" w:hAnsi="Times New Roman" w:cs="Times New Roman"/>
          <w:i/>
          <w:iCs/>
          <w:color w:val="000000"/>
        </w:rPr>
      </w:pPr>
      <w:ins w:id="489" w:author="Helena I Mcmonagle" w:date="2024-09-29T16:11:00Z" w16du:dateUtc="2024-09-29T23:11:00Z">
        <w:r w:rsidRPr="00F96953">
          <w:rPr>
            <w:rFonts w:ascii="Times New Roman" w:hAnsi="Times New Roman" w:cs="Times New Roman"/>
            <w:i/>
            <w:iCs/>
            <w:color w:val="000000"/>
          </w:rPr>
          <w:t>Line 575</w:t>
        </w:r>
        <w:r>
          <w:rPr>
            <w:rFonts w:ascii="Times New Roman" w:hAnsi="Times New Roman" w:cs="Times New Roman"/>
            <w:i/>
            <w:iCs/>
            <w:color w:val="000000"/>
          </w:rPr>
          <w:t xml:space="preserve"> (now 746)</w:t>
        </w:r>
        <w:r w:rsidRPr="00F96953">
          <w:rPr>
            <w:rFonts w:ascii="Times New Roman" w:hAnsi="Times New Roman" w:cs="Times New Roman"/>
            <w:i/>
            <w:iCs/>
            <w:color w:val="000000"/>
          </w:rPr>
          <w:t>: If 1000 m is the minimum limit for long-term carbon sequestration, do you think these kinds of mesopelagic studies are of value? I would say they do, but it would be nice to see this addressed in the discussion</w:t>
        </w:r>
        <w:r>
          <w:rPr>
            <w:rFonts w:ascii="Times New Roman" w:hAnsi="Times New Roman" w:cs="Times New Roman"/>
            <w:i/>
            <w:iCs/>
            <w:color w:val="000000"/>
          </w:rPr>
          <w:t xml:space="preserve"> </w:t>
        </w:r>
        <w:r w:rsidRPr="00F96953">
          <w:rPr>
            <w:rFonts w:ascii="Times New Roman" w:hAnsi="Times New Roman" w:cs="Times New Roman"/>
            <w:i/>
            <w:iCs/>
            <w:color w:val="000000"/>
          </w:rPr>
          <w:t>a little, since you raise the issue!</w:t>
        </w:r>
      </w:ins>
    </w:p>
    <w:p w14:paraId="21B47454" w14:textId="77777777" w:rsidR="00B32317" w:rsidRDefault="00B32317" w:rsidP="00B32317">
      <w:pPr>
        <w:autoSpaceDE w:val="0"/>
        <w:autoSpaceDN w:val="0"/>
        <w:adjustRightInd w:val="0"/>
        <w:rPr>
          <w:ins w:id="490" w:author="Helena I Mcmonagle" w:date="2024-09-29T16:11:00Z" w16du:dateUtc="2024-09-29T23:11:00Z"/>
          <w:rFonts w:ascii="Times New Roman" w:hAnsi="Times New Roman" w:cs="Times New Roman"/>
          <w:color w:val="000000"/>
        </w:rPr>
      </w:pPr>
    </w:p>
    <w:p w14:paraId="22DF90AF" w14:textId="77777777" w:rsidR="00B32317" w:rsidRDefault="00B32317" w:rsidP="00B32317">
      <w:pPr>
        <w:autoSpaceDE w:val="0"/>
        <w:autoSpaceDN w:val="0"/>
        <w:adjustRightInd w:val="0"/>
        <w:rPr>
          <w:ins w:id="491" w:author="Helena I Mcmonagle" w:date="2024-09-29T16:11:00Z" w16du:dateUtc="2024-09-29T23:11:00Z"/>
          <w:rFonts w:ascii="Times New Roman" w:hAnsi="Times New Roman" w:cs="Times New Roman"/>
          <w:color w:val="000000"/>
        </w:rPr>
      </w:pPr>
      <w:ins w:id="492" w:author="Helena I Mcmonagle" w:date="2024-09-29T16:11:00Z" w16du:dateUtc="2024-09-29T23:11:00Z">
        <w:r>
          <w:rPr>
            <w:rFonts w:ascii="Times New Roman" w:hAnsi="Times New Roman" w:cs="Times New Roman"/>
            <w:color w:val="000000"/>
          </w:rPr>
          <w:t xml:space="preserve">According to Siegel et al, 2021, 1000 m isn’t necessarily the limit for long-term carbon sequestration--however, scientists and policy makers would be misguided to assume that 100% of the carbon that is transported to shallower depths (e.g., 200 m) is sequestered when this proportion could be much lower. The depth at which carbon is transported, form of carbon, and the oceanographic context at that site (see additional comments on ocean circulation for example) and ultimately, carbon sequestration time horizons ought to be considered more rigorously. We believe this is particularly important to emphasize given the renewed interest and investments in marine carbon dioxide removal research and methodologies, which we think our discussion communicates without overstepping. </w:t>
        </w:r>
      </w:ins>
    </w:p>
    <w:p w14:paraId="75BE5F10" w14:textId="77777777" w:rsidR="00B32317" w:rsidRPr="0057513A" w:rsidRDefault="00B32317" w:rsidP="00B32317">
      <w:pPr>
        <w:autoSpaceDE w:val="0"/>
        <w:autoSpaceDN w:val="0"/>
        <w:adjustRightInd w:val="0"/>
        <w:rPr>
          <w:ins w:id="493" w:author="Helena I Mcmonagle" w:date="2024-09-29T16:11:00Z" w16du:dateUtc="2024-09-29T23:11:00Z"/>
          <w:rFonts w:ascii="Times New Roman" w:hAnsi="Times New Roman" w:cs="Times New Roman"/>
          <w:color w:val="000000"/>
        </w:rPr>
      </w:pPr>
    </w:p>
    <w:p w14:paraId="2351F2AF" w14:textId="77777777" w:rsidR="00B32317" w:rsidRDefault="00B32317" w:rsidP="00B32317">
      <w:pPr>
        <w:rPr>
          <w:ins w:id="494" w:author="Helena I Mcmonagle" w:date="2024-09-29T16:11:00Z" w16du:dateUtc="2024-09-29T23:11:00Z"/>
          <w:rFonts w:ascii="Times New Roman" w:hAnsi="Times New Roman" w:cs="Times New Roman"/>
        </w:rPr>
      </w:pPr>
    </w:p>
    <w:p w14:paraId="19D7DF72" w14:textId="77777777" w:rsidR="00B32317" w:rsidRPr="00BF2F57" w:rsidRDefault="00B32317" w:rsidP="00B32317">
      <w:pPr>
        <w:rPr>
          <w:ins w:id="495" w:author="Helena I Mcmonagle" w:date="2024-09-29T16:11:00Z" w16du:dateUtc="2024-09-29T23:11:00Z"/>
          <w:rFonts w:ascii="Times New Roman" w:hAnsi="Times New Roman" w:cs="Times New Roman"/>
          <w:b/>
          <w:bCs/>
          <w:sz w:val="32"/>
          <w:szCs w:val="32"/>
        </w:rPr>
      </w:pPr>
      <w:ins w:id="496" w:author="Helena I Mcmonagle" w:date="2024-09-29T16:11:00Z" w16du:dateUtc="2024-09-29T23:11:00Z">
        <w:r w:rsidRPr="00BF2F57">
          <w:rPr>
            <w:rFonts w:ascii="Times New Roman" w:hAnsi="Times New Roman" w:cs="Times New Roman"/>
            <w:b/>
            <w:bCs/>
            <w:sz w:val="32"/>
            <w:szCs w:val="32"/>
          </w:rPr>
          <w:t>Response to Reviewer 2 comments</w:t>
        </w:r>
      </w:ins>
    </w:p>
    <w:p w14:paraId="09A3D0EA" w14:textId="77777777" w:rsidR="00B32317" w:rsidRDefault="00B32317" w:rsidP="00B32317">
      <w:pPr>
        <w:rPr>
          <w:ins w:id="497" w:author="Helena I Mcmonagle" w:date="2024-09-29T16:11:00Z" w16du:dateUtc="2024-09-29T23:11:00Z"/>
          <w:rFonts w:ascii="Times New Roman" w:hAnsi="Times New Roman" w:cs="Times New Roman"/>
          <w:b/>
          <w:bCs/>
        </w:rPr>
      </w:pPr>
    </w:p>
    <w:p w14:paraId="6C9252D5" w14:textId="77777777" w:rsidR="00B32317" w:rsidRPr="00BF2F57" w:rsidRDefault="00B32317" w:rsidP="00B32317">
      <w:pPr>
        <w:rPr>
          <w:ins w:id="498" w:author="Helena I Mcmonagle" w:date="2024-09-29T16:11:00Z" w16du:dateUtc="2024-09-29T23:11:00Z"/>
          <w:rFonts w:ascii="Times New Roman" w:hAnsi="Times New Roman" w:cs="Times New Roman"/>
          <w:b/>
          <w:bCs/>
        </w:rPr>
      </w:pPr>
      <w:ins w:id="499" w:author="Helena I Mcmonagle" w:date="2024-09-29T16:11:00Z" w16du:dateUtc="2024-09-29T23:11:00Z">
        <w:r w:rsidRPr="00BF2F57">
          <w:rPr>
            <w:rFonts w:ascii="Times New Roman" w:hAnsi="Times New Roman" w:cs="Times New Roman"/>
            <w:i/>
            <w:iCs/>
          </w:rPr>
          <w:t>My comments mostly comprise of grammatical, technical, and content clarifying suggestions, with some minor structure changes. See below for complete review with line-specific comments.</w:t>
        </w:r>
      </w:ins>
    </w:p>
    <w:p w14:paraId="4480AD90" w14:textId="77777777" w:rsidR="00B32317" w:rsidRPr="00BF2F57" w:rsidRDefault="00B32317" w:rsidP="00B32317">
      <w:pPr>
        <w:rPr>
          <w:ins w:id="500" w:author="Helena I Mcmonagle" w:date="2024-09-29T16:11:00Z" w16du:dateUtc="2024-09-29T23:11:00Z"/>
          <w:rFonts w:ascii="Times New Roman" w:hAnsi="Times New Roman" w:cs="Times New Roman"/>
          <w:b/>
          <w:bCs/>
        </w:rPr>
      </w:pPr>
    </w:p>
    <w:p w14:paraId="178F54A4" w14:textId="77777777" w:rsidR="00B32317" w:rsidRPr="00BF2F57" w:rsidRDefault="00B32317" w:rsidP="00B32317">
      <w:pPr>
        <w:rPr>
          <w:ins w:id="501" w:author="Helena I Mcmonagle" w:date="2024-09-29T16:11:00Z" w16du:dateUtc="2024-09-29T23:11:00Z"/>
          <w:rFonts w:ascii="Times New Roman" w:hAnsi="Times New Roman" w:cs="Times New Roman"/>
          <w:i/>
          <w:iCs/>
        </w:rPr>
      </w:pPr>
      <w:ins w:id="502" w:author="Helena I Mcmonagle" w:date="2024-09-29T16:11:00Z" w16du:dateUtc="2024-09-29T23:11:00Z">
        <w:r w:rsidRPr="00BF2F57">
          <w:rPr>
            <w:rFonts w:ascii="Times New Roman" w:hAnsi="Times New Roman" w:cs="Times New Roman"/>
            <w:i/>
            <w:iCs/>
          </w:rPr>
          <w:t>Lines 1-2: Your Abstract focuses heavily on uncertainty, but your Title does not reflect this; given the Journal’s guidelines, I would adjust either your Title or Abstract to more accurately reflect the other.</w:t>
        </w:r>
      </w:ins>
    </w:p>
    <w:p w14:paraId="70AEDD8F" w14:textId="77777777" w:rsidR="00B32317" w:rsidRPr="00BF2F57" w:rsidRDefault="00B32317" w:rsidP="00B32317">
      <w:pPr>
        <w:rPr>
          <w:ins w:id="503" w:author="Helena I Mcmonagle" w:date="2024-09-29T16:11:00Z" w16du:dateUtc="2024-09-29T23:11:00Z"/>
          <w:rFonts w:ascii="Times New Roman" w:hAnsi="Times New Roman" w:cs="Times New Roman"/>
          <w:i/>
          <w:iCs/>
        </w:rPr>
      </w:pPr>
    </w:p>
    <w:p w14:paraId="7F76A9D0" w14:textId="77777777" w:rsidR="00B32317" w:rsidRPr="0065419D" w:rsidRDefault="00B32317" w:rsidP="00B32317">
      <w:pPr>
        <w:rPr>
          <w:ins w:id="504" w:author="Helena I Mcmonagle" w:date="2024-09-29T16:11:00Z" w16du:dateUtc="2024-09-29T23:11:00Z"/>
          <w:rFonts w:ascii="Times New Roman" w:hAnsi="Times New Roman" w:cs="Times New Roman"/>
        </w:rPr>
      </w:pPr>
      <w:ins w:id="505" w:author="Helena I Mcmonagle" w:date="2024-09-29T16:11:00Z" w16du:dateUtc="2024-09-29T23:11:00Z">
        <w:r w:rsidRPr="00BF2F57">
          <w:rPr>
            <w:rFonts w:ascii="Times New Roman" w:hAnsi="Times New Roman" w:cs="Times New Roman"/>
          </w:rPr>
          <w:t xml:space="preserve">Good </w:t>
        </w:r>
        <w:r w:rsidRPr="0065419D">
          <w:rPr>
            <w:rFonts w:ascii="Times New Roman" w:hAnsi="Times New Roman" w:cs="Times New Roman"/>
          </w:rPr>
          <w:t xml:space="preserve">point about consistency with regard to the uncertainty findings in the title and abstract. We have revised the title to include this finding. </w:t>
        </w:r>
      </w:ins>
    </w:p>
    <w:p w14:paraId="065D7BF0" w14:textId="77777777" w:rsidR="00B32317" w:rsidRPr="0065419D" w:rsidRDefault="00B32317" w:rsidP="00B32317">
      <w:pPr>
        <w:rPr>
          <w:ins w:id="506" w:author="Helena I Mcmonagle" w:date="2024-09-29T16:11:00Z" w16du:dateUtc="2024-09-29T23:11:00Z"/>
          <w:rFonts w:ascii="Times New Roman" w:hAnsi="Times New Roman" w:cs="Times New Roman"/>
        </w:rPr>
      </w:pPr>
    </w:p>
    <w:p w14:paraId="4B6864E7" w14:textId="77777777" w:rsidR="00B32317" w:rsidRPr="00BF2F57" w:rsidRDefault="00B32317" w:rsidP="00B32317">
      <w:pPr>
        <w:rPr>
          <w:ins w:id="507" w:author="Helena I Mcmonagle" w:date="2024-09-29T16:11:00Z" w16du:dateUtc="2024-09-29T23:11:00Z"/>
          <w:rFonts w:ascii="Times New Roman" w:hAnsi="Times New Roman" w:cs="Times New Roman"/>
          <w:i/>
          <w:iCs/>
        </w:rPr>
      </w:pPr>
      <w:ins w:id="508" w:author="Helena I Mcmonagle" w:date="2024-09-29T16:11:00Z" w16du:dateUtc="2024-09-29T23:11:00Z">
        <w:r w:rsidRPr="0065419D">
          <w:rPr>
            <w:rFonts w:ascii="Times New Roman" w:hAnsi="Times New Roman" w:cs="Times New Roman"/>
            <w:i/>
            <w:iCs/>
          </w:rPr>
          <w:t>Lines 17-19: Revise sentence starting</w:t>
        </w:r>
        <w:r w:rsidRPr="00BF2F57">
          <w:rPr>
            <w:rFonts w:ascii="Times New Roman" w:hAnsi="Times New Roman" w:cs="Times New Roman"/>
            <w:i/>
            <w:iCs/>
          </w:rPr>
          <w:t xml:space="preserve"> with “However”. It reads as a run-on and either needs to be split into two sentences, or needs to be shortened to remove verbosity.</w:t>
        </w:r>
      </w:ins>
    </w:p>
    <w:p w14:paraId="7EF3CD07" w14:textId="77777777" w:rsidR="00B32317" w:rsidRPr="00BF2F57" w:rsidRDefault="00B32317" w:rsidP="00B32317">
      <w:pPr>
        <w:rPr>
          <w:ins w:id="509" w:author="Helena I Mcmonagle" w:date="2024-09-29T16:11:00Z" w16du:dateUtc="2024-09-29T23:11:00Z"/>
          <w:rFonts w:ascii="Times New Roman" w:hAnsi="Times New Roman" w:cs="Times New Roman"/>
          <w:i/>
          <w:iCs/>
        </w:rPr>
      </w:pPr>
    </w:p>
    <w:p w14:paraId="6A0D80F3" w14:textId="77777777" w:rsidR="00B32317" w:rsidRPr="00BF2F57" w:rsidRDefault="00B32317" w:rsidP="00B32317">
      <w:pPr>
        <w:rPr>
          <w:ins w:id="510" w:author="Helena I Mcmonagle" w:date="2024-09-29T16:11:00Z" w16du:dateUtc="2024-09-29T23:11:00Z"/>
          <w:rFonts w:ascii="Times New Roman" w:hAnsi="Times New Roman" w:cs="Times New Roman"/>
        </w:rPr>
      </w:pPr>
      <w:ins w:id="511" w:author="Helena I Mcmonagle" w:date="2024-09-29T16:11:00Z" w16du:dateUtc="2024-09-29T23:11:00Z">
        <w:r w:rsidRPr="00BF2F57">
          <w:rPr>
            <w:rFonts w:ascii="Times New Roman" w:hAnsi="Times New Roman" w:cs="Times New Roman"/>
          </w:rPr>
          <w:t xml:space="preserve">Ah yes. We fixed this </w:t>
        </w:r>
        <w:r>
          <w:rPr>
            <w:rFonts w:ascii="Times New Roman" w:hAnsi="Times New Roman" w:cs="Times New Roman"/>
          </w:rPr>
          <w:t>sentence to avoid a run-on</w:t>
        </w:r>
        <w:r w:rsidRPr="00BF2F57">
          <w:rPr>
            <w:rFonts w:ascii="Times New Roman" w:hAnsi="Times New Roman" w:cs="Times New Roman"/>
          </w:rPr>
          <w:t xml:space="preserve">. </w:t>
        </w:r>
      </w:ins>
    </w:p>
    <w:p w14:paraId="2318CA6A" w14:textId="77777777" w:rsidR="00B32317" w:rsidRPr="00BF2F57" w:rsidRDefault="00B32317" w:rsidP="00B32317">
      <w:pPr>
        <w:rPr>
          <w:ins w:id="512" w:author="Helena I Mcmonagle" w:date="2024-09-29T16:11:00Z" w16du:dateUtc="2024-09-29T23:11:00Z"/>
          <w:rFonts w:ascii="Times New Roman" w:hAnsi="Times New Roman" w:cs="Times New Roman"/>
        </w:rPr>
      </w:pPr>
    </w:p>
    <w:p w14:paraId="0919F9B6" w14:textId="77777777" w:rsidR="00B32317" w:rsidRPr="00BF2F57" w:rsidRDefault="00B32317" w:rsidP="00B32317">
      <w:pPr>
        <w:rPr>
          <w:ins w:id="513" w:author="Helena I Mcmonagle" w:date="2024-09-29T16:11:00Z" w16du:dateUtc="2024-09-29T23:11:00Z"/>
          <w:rFonts w:ascii="Times New Roman" w:hAnsi="Times New Roman" w:cs="Times New Roman"/>
          <w:i/>
          <w:iCs/>
        </w:rPr>
      </w:pPr>
      <w:ins w:id="514" w:author="Helena I Mcmonagle" w:date="2024-09-29T16:11:00Z" w16du:dateUtc="2024-09-29T23:11:00Z">
        <w:r w:rsidRPr="00BF2F57">
          <w:rPr>
            <w:rFonts w:ascii="Times New Roman" w:hAnsi="Times New Roman" w:cs="Times New Roman"/>
            <w:i/>
            <w:iCs/>
          </w:rPr>
          <w:t>Line 19: What is a “rich” dataset? You clarify this later in the manuscript (lines 83-85) but it is unclear here – it also does not connect to what the majority of your abstract is about (uncertainty).</w:t>
        </w:r>
      </w:ins>
    </w:p>
    <w:p w14:paraId="448D6D3F" w14:textId="77777777" w:rsidR="00B32317" w:rsidRPr="00BF2F57" w:rsidRDefault="00B32317" w:rsidP="00B32317">
      <w:pPr>
        <w:rPr>
          <w:ins w:id="515" w:author="Helena I Mcmonagle" w:date="2024-09-29T16:11:00Z" w16du:dateUtc="2024-09-29T23:11:00Z"/>
          <w:rFonts w:ascii="Times New Roman" w:hAnsi="Times New Roman" w:cs="Times New Roman"/>
          <w:i/>
          <w:iCs/>
        </w:rPr>
      </w:pPr>
    </w:p>
    <w:p w14:paraId="00A4D139" w14:textId="77777777" w:rsidR="00B32317" w:rsidRPr="00BF2F57" w:rsidRDefault="00B32317" w:rsidP="00B32317">
      <w:pPr>
        <w:rPr>
          <w:ins w:id="516" w:author="Helena I Mcmonagle" w:date="2024-09-29T16:11:00Z" w16du:dateUtc="2024-09-29T23:11:00Z"/>
          <w:rFonts w:ascii="Times New Roman" w:hAnsi="Times New Roman" w:cs="Times New Roman"/>
        </w:rPr>
      </w:pPr>
      <w:ins w:id="517" w:author="Helena I Mcmonagle" w:date="2024-09-29T16:11:00Z" w16du:dateUtc="2024-09-29T23:11:00Z">
        <w:r w:rsidRPr="00BF2F57">
          <w:rPr>
            <w:rFonts w:ascii="Times New Roman" w:hAnsi="Times New Roman" w:cs="Times New Roman"/>
          </w:rPr>
          <w:lastRenderedPageBreak/>
          <w:t xml:space="preserve">True, that’s not clear here. Given that we’re </w:t>
        </w:r>
        <w:r>
          <w:rPr>
            <w:rFonts w:ascii="Times New Roman" w:hAnsi="Times New Roman" w:cs="Times New Roman"/>
          </w:rPr>
          <w:t>reaching the</w:t>
        </w:r>
        <w:r w:rsidRPr="00BF2F57">
          <w:rPr>
            <w:rFonts w:ascii="Times New Roman" w:hAnsi="Times New Roman" w:cs="Times New Roman"/>
          </w:rPr>
          <w:t xml:space="preserve"> abstract</w:t>
        </w:r>
        <w:r>
          <w:rPr>
            <w:rFonts w:ascii="Times New Roman" w:hAnsi="Times New Roman" w:cs="Times New Roman"/>
          </w:rPr>
          <w:t xml:space="preserve"> word limit</w:t>
        </w:r>
        <w:r w:rsidRPr="00BF2F57">
          <w:rPr>
            <w:rFonts w:ascii="Times New Roman" w:hAnsi="Times New Roman" w:cs="Times New Roman"/>
          </w:rPr>
          <w:t>, we remove</w:t>
        </w:r>
        <w:r>
          <w:rPr>
            <w:rFonts w:ascii="Times New Roman" w:hAnsi="Times New Roman" w:cs="Times New Roman"/>
          </w:rPr>
          <w:t>d</w:t>
        </w:r>
        <w:r w:rsidRPr="00BF2F57">
          <w:rPr>
            <w:rFonts w:ascii="Times New Roman" w:hAnsi="Times New Roman" w:cs="Times New Roman"/>
          </w:rPr>
          <w:t xml:space="preserve"> the term “rich” and clarify in the next sentence that this is a unique dataset, contributing to the novelty of this paper. We explain that it is unique because the expedition provided data for estimating carbon flux associated with fish, zooplankton, and sinking particles at the same time, location and depths (200 and 500 m). For example, a dataset with only fish biomass data that is depth-stratified would not be able to examine uncertainty in the relative contribution of fish to the biological carbon pump as well as a dataset that collected both fish, zooplankton, and passive sinking particle lux at the same time and place at the chosen flux boundaries.</w:t>
        </w:r>
      </w:ins>
    </w:p>
    <w:p w14:paraId="4DFB282F" w14:textId="77777777" w:rsidR="00B32317" w:rsidRPr="00BF2F57" w:rsidRDefault="00B32317" w:rsidP="00B32317">
      <w:pPr>
        <w:rPr>
          <w:ins w:id="518" w:author="Helena I Mcmonagle" w:date="2024-09-29T16:11:00Z" w16du:dateUtc="2024-09-29T23:11:00Z"/>
          <w:rFonts w:ascii="Times New Roman" w:hAnsi="Times New Roman" w:cs="Times New Roman"/>
        </w:rPr>
      </w:pPr>
    </w:p>
    <w:p w14:paraId="374180EC" w14:textId="77777777" w:rsidR="00B32317" w:rsidRPr="00BF2F57" w:rsidRDefault="00B32317" w:rsidP="00B32317">
      <w:pPr>
        <w:rPr>
          <w:ins w:id="519" w:author="Helena I Mcmonagle" w:date="2024-09-29T16:11:00Z" w16du:dateUtc="2024-09-29T23:11:00Z"/>
          <w:rFonts w:ascii="Times New Roman" w:hAnsi="Times New Roman" w:cs="Times New Roman"/>
          <w:i/>
          <w:iCs/>
        </w:rPr>
      </w:pPr>
      <w:ins w:id="520" w:author="Helena I Mcmonagle" w:date="2024-09-29T16:11:00Z" w16du:dateUtc="2024-09-29T23:11:00Z">
        <w:r w:rsidRPr="00BF2F57">
          <w:rPr>
            <w:rFonts w:ascii="Times New Roman" w:hAnsi="Times New Roman" w:cs="Times New Roman"/>
            <w:i/>
            <w:iCs/>
          </w:rPr>
          <w:t>Line 20</w:t>
        </w:r>
        <w:r>
          <w:rPr>
            <w:rFonts w:ascii="Times New Roman" w:hAnsi="Times New Roman" w:cs="Times New Roman"/>
            <w:i/>
            <w:iCs/>
          </w:rPr>
          <w:t xml:space="preserve"> (now line 22)</w:t>
        </w:r>
        <w:r w:rsidRPr="00BF2F57">
          <w:rPr>
            <w:rFonts w:ascii="Times New Roman" w:hAnsi="Times New Roman" w:cs="Times New Roman"/>
            <w:i/>
            <w:iCs/>
          </w:rPr>
          <w:t>: You may need a transition sentence between “carbon pump pathways” sentence and “We calculate parameter uncertainty […]” i.e., related to previous line comment: How is uncertainty related to rich dataset?</w:t>
        </w:r>
      </w:ins>
    </w:p>
    <w:p w14:paraId="66FBA79D" w14:textId="77777777" w:rsidR="00B32317" w:rsidRPr="00BF2F57" w:rsidRDefault="00B32317" w:rsidP="00B32317">
      <w:pPr>
        <w:rPr>
          <w:ins w:id="521" w:author="Helena I Mcmonagle" w:date="2024-09-29T16:11:00Z" w16du:dateUtc="2024-09-29T23:11:00Z"/>
          <w:rFonts w:ascii="Times New Roman" w:hAnsi="Times New Roman" w:cs="Times New Roman"/>
          <w:i/>
          <w:iCs/>
        </w:rPr>
      </w:pPr>
    </w:p>
    <w:p w14:paraId="5F5A0F9E" w14:textId="77777777" w:rsidR="00B32317" w:rsidRPr="00BF2F57" w:rsidRDefault="00B32317" w:rsidP="00B32317">
      <w:pPr>
        <w:rPr>
          <w:ins w:id="522" w:author="Helena I Mcmonagle" w:date="2024-09-29T16:11:00Z" w16du:dateUtc="2024-09-29T23:11:00Z"/>
          <w:rFonts w:ascii="Times New Roman" w:hAnsi="Times New Roman" w:cs="Times New Roman"/>
        </w:rPr>
      </w:pPr>
      <w:ins w:id="523" w:author="Helena I Mcmonagle" w:date="2024-09-29T16:11:00Z" w16du:dateUtc="2024-09-29T23:11:00Z">
        <w:r w:rsidRPr="00BF2F57">
          <w:rPr>
            <w:rFonts w:ascii="Times New Roman" w:hAnsi="Times New Roman" w:cs="Times New Roman"/>
          </w:rPr>
          <w:t xml:space="preserve">Given word limits for the abstract, we </w:t>
        </w:r>
        <w:r>
          <w:rPr>
            <w:rFonts w:ascii="Times New Roman" w:hAnsi="Times New Roman" w:cs="Times New Roman"/>
          </w:rPr>
          <w:t>think</w:t>
        </w:r>
        <w:r w:rsidRPr="00BF2F57">
          <w:rPr>
            <w:rFonts w:ascii="Times New Roman" w:hAnsi="Times New Roman" w:cs="Times New Roman"/>
          </w:rPr>
          <w:t xml:space="preserve"> that changing the order of these clauses will help to better tie in </w:t>
        </w:r>
        <w:r>
          <w:rPr>
            <w:rFonts w:ascii="Times New Roman" w:hAnsi="Times New Roman" w:cs="Times New Roman"/>
          </w:rPr>
          <w:t>these two</w:t>
        </w:r>
        <w:r w:rsidRPr="00BF2F57">
          <w:rPr>
            <w:rFonts w:ascii="Times New Roman" w:hAnsi="Times New Roman" w:cs="Times New Roman"/>
          </w:rPr>
          <w:t xml:space="preserve"> </w:t>
        </w:r>
        <w:r>
          <w:rPr>
            <w:rFonts w:ascii="Times New Roman" w:hAnsi="Times New Roman" w:cs="Times New Roman"/>
          </w:rPr>
          <w:t>concepts. That is, the concept</w:t>
        </w:r>
        <w:r w:rsidRPr="00BF2F57">
          <w:rPr>
            <w:rFonts w:ascii="Times New Roman" w:hAnsi="Times New Roman" w:cs="Times New Roman"/>
          </w:rPr>
          <w:t xml:space="preserve"> that a data-rich sampling effort is needed to investigate uncertainty, </w:t>
        </w:r>
        <w:r>
          <w:rPr>
            <w:rFonts w:ascii="Times New Roman" w:hAnsi="Times New Roman" w:cs="Times New Roman"/>
          </w:rPr>
          <w:t>and the finding that</w:t>
        </w:r>
        <w:r w:rsidRPr="00BF2F57">
          <w:rPr>
            <w:rFonts w:ascii="Times New Roman" w:hAnsi="Times New Roman" w:cs="Times New Roman"/>
          </w:rPr>
          <w:t xml:space="preserve">, despite a unique dataset and high sampling effort, we still are left with fairly high uncertainty ranges around the mean for both absolute and relative fish carbon transport estimates. </w:t>
        </w:r>
      </w:ins>
    </w:p>
    <w:p w14:paraId="1D161B95" w14:textId="77777777" w:rsidR="00B32317" w:rsidRPr="00BF2F57" w:rsidRDefault="00B32317" w:rsidP="00B32317">
      <w:pPr>
        <w:rPr>
          <w:ins w:id="524" w:author="Helena I Mcmonagle" w:date="2024-09-29T16:11:00Z" w16du:dateUtc="2024-09-29T23:11:00Z"/>
          <w:rFonts w:ascii="Times New Roman" w:hAnsi="Times New Roman" w:cs="Times New Roman"/>
        </w:rPr>
      </w:pPr>
    </w:p>
    <w:p w14:paraId="742CEE47" w14:textId="77777777" w:rsidR="00B32317" w:rsidRPr="00BF2F57" w:rsidRDefault="00B32317" w:rsidP="00B32317">
      <w:pPr>
        <w:autoSpaceDE w:val="0"/>
        <w:autoSpaceDN w:val="0"/>
        <w:adjustRightInd w:val="0"/>
        <w:rPr>
          <w:ins w:id="525" w:author="Helena I Mcmonagle" w:date="2024-09-29T16:11:00Z" w16du:dateUtc="2024-09-29T23:11:00Z"/>
          <w:rFonts w:ascii="Times New Roman" w:hAnsi="Times New Roman" w:cs="Times New Roman"/>
          <w:i/>
          <w:iCs/>
        </w:rPr>
      </w:pPr>
      <w:ins w:id="526" w:author="Helena I Mcmonagle" w:date="2024-09-29T16:11:00Z" w16du:dateUtc="2024-09-29T23:11:00Z">
        <w:r w:rsidRPr="00BF2F57">
          <w:rPr>
            <w:rFonts w:ascii="Times New Roman" w:hAnsi="Times New Roman" w:cs="Times New Roman"/>
            <w:i/>
            <w:iCs/>
          </w:rPr>
          <w:t>Lines 29-30: General comment for end of abstract: You spend a considerable amount of time in your discussion/conclusion discussing caveats considering sequestration depth vs. timescales, and what carbon is truly</w:t>
        </w:r>
        <w:r>
          <w:rPr>
            <w:rFonts w:ascii="Times New Roman" w:hAnsi="Times New Roman" w:cs="Times New Roman"/>
            <w:i/>
            <w:iCs/>
          </w:rPr>
          <w:t xml:space="preserve"> </w:t>
        </w:r>
        <w:r w:rsidRPr="00BF2F57">
          <w:rPr>
            <w:rFonts w:ascii="Times New Roman" w:hAnsi="Times New Roman" w:cs="Times New Roman"/>
            <w:i/>
            <w:iCs/>
          </w:rPr>
          <w:t>sequestered by fishes… I think this is a very important part of the paper – perhaps the most important part – that should be highlighted somewhere at the end of the abstract!</w:t>
        </w:r>
      </w:ins>
    </w:p>
    <w:p w14:paraId="7ABE211C" w14:textId="77777777" w:rsidR="00B32317" w:rsidRPr="00BF2F57" w:rsidRDefault="00B32317" w:rsidP="00B32317">
      <w:pPr>
        <w:rPr>
          <w:ins w:id="527" w:author="Helena I Mcmonagle" w:date="2024-09-29T16:11:00Z" w16du:dateUtc="2024-09-29T23:11:00Z"/>
          <w:rFonts w:ascii="Times New Roman" w:hAnsi="Times New Roman" w:cs="Times New Roman"/>
          <w:i/>
          <w:iCs/>
        </w:rPr>
      </w:pPr>
    </w:p>
    <w:p w14:paraId="6B093105" w14:textId="77777777" w:rsidR="00B32317" w:rsidRPr="00BF2F57" w:rsidRDefault="00B32317" w:rsidP="00B32317">
      <w:pPr>
        <w:rPr>
          <w:ins w:id="528" w:author="Helena I Mcmonagle" w:date="2024-09-29T16:11:00Z" w16du:dateUtc="2024-09-29T23:11:00Z"/>
          <w:rFonts w:ascii="Times New Roman" w:hAnsi="Times New Roman" w:cs="Times New Roman"/>
        </w:rPr>
      </w:pPr>
      <w:ins w:id="529" w:author="Helena I Mcmonagle" w:date="2024-09-29T16:11:00Z" w16du:dateUtc="2024-09-29T23:11:00Z">
        <w:r w:rsidRPr="00BF2F57">
          <w:rPr>
            <w:rFonts w:ascii="Times New Roman" w:hAnsi="Times New Roman" w:cs="Times New Roman"/>
          </w:rPr>
          <w:t xml:space="preserve">We would have liked to spend more time highlighting this takeaway point too, which we also believe is relevant to discussions about carbon sequestration, carbon offsets and marine carbon dioxide removal. Given word limit constraints, we have briefly highlighted this point in lines 31-32 of the revised abstract. </w:t>
        </w:r>
      </w:ins>
    </w:p>
    <w:p w14:paraId="5AAA84C6" w14:textId="77777777" w:rsidR="00B32317" w:rsidRPr="00BF2F57" w:rsidRDefault="00B32317" w:rsidP="00B32317">
      <w:pPr>
        <w:rPr>
          <w:ins w:id="530" w:author="Helena I Mcmonagle" w:date="2024-09-29T16:11:00Z" w16du:dateUtc="2024-09-29T23:11:00Z"/>
          <w:rFonts w:ascii="Times New Roman" w:hAnsi="Times New Roman" w:cs="Times New Roman"/>
        </w:rPr>
      </w:pPr>
    </w:p>
    <w:p w14:paraId="5AB498CA" w14:textId="77777777" w:rsidR="00B32317" w:rsidRPr="00BF2F57" w:rsidRDefault="00B32317" w:rsidP="00B32317">
      <w:pPr>
        <w:rPr>
          <w:ins w:id="531" w:author="Helena I Mcmonagle" w:date="2024-09-29T16:11:00Z" w16du:dateUtc="2024-09-29T23:11:00Z"/>
          <w:rFonts w:ascii="Times New Roman" w:hAnsi="Times New Roman" w:cs="Times New Roman"/>
          <w:i/>
          <w:iCs/>
        </w:rPr>
      </w:pPr>
      <w:ins w:id="532" w:author="Helena I Mcmonagle" w:date="2024-09-29T16:11:00Z" w16du:dateUtc="2024-09-29T23:11:00Z">
        <w:r w:rsidRPr="00BF2F57">
          <w:rPr>
            <w:rFonts w:ascii="Times New Roman" w:hAnsi="Times New Roman" w:cs="Times New Roman"/>
            <w:i/>
            <w:iCs/>
          </w:rPr>
          <w:t>Lines 35-36 : You mention mesopelagic fishes dominate global biomass of fishes – what % (approximately) is this relative to total global fish biomass? This might be helpful for contextualizing the updated estimate.</w:t>
        </w:r>
      </w:ins>
    </w:p>
    <w:p w14:paraId="5D5656B2" w14:textId="77777777" w:rsidR="00B32317" w:rsidRPr="00BF2F57" w:rsidRDefault="00B32317" w:rsidP="00B32317">
      <w:pPr>
        <w:rPr>
          <w:ins w:id="533" w:author="Helena I Mcmonagle" w:date="2024-09-29T16:11:00Z" w16du:dateUtc="2024-09-29T23:11:00Z"/>
          <w:rFonts w:ascii="Times New Roman" w:hAnsi="Times New Roman" w:cs="Times New Roman"/>
          <w:i/>
          <w:iCs/>
        </w:rPr>
      </w:pPr>
    </w:p>
    <w:p w14:paraId="5448D849" w14:textId="77777777" w:rsidR="00B32317" w:rsidRPr="00BF2F57" w:rsidRDefault="00B32317" w:rsidP="00B32317">
      <w:pPr>
        <w:rPr>
          <w:ins w:id="534" w:author="Helena I Mcmonagle" w:date="2024-09-29T16:11:00Z" w16du:dateUtc="2024-09-29T23:11:00Z"/>
          <w:rFonts w:ascii="Times New Roman" w:hAnsi="Times New Roman" w:cs="Times New Roman"/>
        </w:rPr>
      </w:pPr>
      <w:ins w:id="535" w:author="Helena I Mcmonagle" w:date="2024-09-29T16:11:00Z" w16du:dateUtc="2024-09-29T23:11:00Z">
        <w:r w:rsidRPr="00BF2F57">
          <w:rPr>
            <w:rFonts w:ascii="Times New Roman" w:hAnsi="Times New Roman" w:cs="Times New Roman"/>
          </w:rPr>
          <w:t>We agree that it would be helpful for readers to know the relative percentage of global fish biomass that could be mesopelagic fishes to help conceptualize just how high the revised estimates are. We have added this in lines 40-43.</w:t>
        </w:r>
      </w:ins>
    </w:p>
    <w:p w14:paraId="099E3866" w14:textId="77777777" w:rsidR="00B32317" w:rsidRPr="00BF2F57" w:rsidRDefault="00B32317" w:rsidP="00B32317">
      <w:pPr>
        <w:rPr>
          <w:ins w:id="536" w:author="Helena I Mcmonagle" w:date="2024-09-29T16:11:00Z" w16du:dateUtc="2024-09-29T23:11:00Z"/>
          <w:rFonts w:ascii="Times New Roman" w:hAnsi="Times New Roman" w:cs="Times New Roman"/>
        </w:rPr>
      </w:pPr>
    </w:p>
    <w:p w14:paraId="15E6464C" w14:textId="77777777" w:rsidR="00B32317" w:rsidRPr="00BF2F57" w:rsidRDefault="00B32317" w:rsidP="00B32317">
      <w:pPr>
        <w:autoSpaceDE w:val="0"/>
        <w:autoSpaceDN w:val="0"/>
        <w:adjustRightInd w:val="0"/>
        <w:rPr>
          <w:ins w:id="537" w:author="Helena I Mcmonagle" w:date="2024-09-29T16:11:00Z" w16du:dateUtc="2024-09-29T23:11:00Z"/>
          <w:rFonts w:ascii="Times New Roman" w:hAnsi="Times New Roman" w:cs="Times New Roman"/>
          <w:i/>
          <w:iCs/>
        </w:rPr>
      </w:pPr>
      <w:ins w:id="538" w:author="Helena I Mcmonagle" w:date="2024-09-29T16:11:00Z" w16du:dateUtc="2024-09-29T23:11:00Z">
        <w:r w:rsidRPr="00BF2F57">
          <w:rPr>
            <w:rFonts w:ascii="Times New Roman" w:hAnsi="Times New Roman" w:cs="Times New Roman"/>
            <w:i/>
            <w:iCs/>
          </w:rPr>
          <w:t>Lines 43-44</w:t>
        </w:r>
        <w:r>
          <w:rPr>
            <w:rFonts w:ascii="Times New Roman" w:hAnsi="Times New Roman" w:cs="Times New Roman"/>
            <w:i/>
            <w:iCs/>
          </w:rPr>
          <w:t xml:space="preserve"> (now lines 49-50)</w:t>
        </w:r>
        <w:r w:rsidRPr="00BF2F57">
          <w:rPr>
            <w:rFonts w:ascii="Times New Roman" w:hAnsi="Times New Roman" w:cs="Times New Roman"/>
            <w:i/>
            <w:iCs/>
          </w:rPr>
          <w:t>: You mention release of carbon via egestion of fecal matter, respiration of CO2, and mortality from predation. Consider rewording this sentence for clarity with respect to predation: Is carbon being “released”</w:t>
        </w:r>
        <w:r>
          <w:rPr>
            <w:rFonts w:ascii="Times New Roman" w:hAnsi="Times New Roman" w:cs="Times New Roman"/>
            <w:i/>
            <w:iCs/>
          </w:rPr>
          <w:t xml:space="preserve"> </w:t>
        </w:r>
        <w:r w:rsidRPr="00BF2F57">
          <w:rPr>
            <w:rFonts w:ascii="Times New Roman" w:hAnsi="Times New Roman" w:cs="Times New Roman"/>
            <w:i/>
            <w:iCs/>
          </w:rPr>
          <w:t>via predation in the form of a fish fall? Or is it being re-packaged in tissues of a predator, which is then egested, respired, etc.?</w:t>
        </w:r>
      </w:ins>
    </w:p>
    <w:p w14:paraId="3E238FA7" w14:textId="77777777" w:rsidR="00B32317" w:rsidRPr="00BF2F57" w:rsidRDefault="00B32317" w:rsidP="00B32317">
      <w:pPr>
        <w:rPr>
          <w:ins w:id="539" w:author="Helena I Mcmonagle" w:date="2024-09-29T16:11:00Z" w16du:dateUtc="2024-09-29T23:11:00Z"/>
          <w:rFonts w:ascii="Times New Roman" w:hAnsi="Times New Roman" w:cs="Times New Roman"/>
          <w:i/>
          <w:iCs/>
        </w:rPr>
      </w:pPr>
    </w:p>
    <w:p w14:paraId="754ABC6D" w14:textId="77777777" w:rsidR="00B32317" w:rsidRPr="00BF2F57" w:rsidRDefault="00B32317" w:rsidP="00B32317">
      <w:pPr>
        <w:rPr>
          <w:ins w:id="540" w:author="Helena I Mcmonagle" w:date="2024-09-29T16:11:00Z" w16du:dateUtc="2024-09-29T23:11:00Z"/>
          <w:rFonts w:ascii="Times New Roman" w:hAnsi="Times New Roman" w:cs="Times New Roman"/>
        </w:rPr>
      </w:pPr>
      <w:ins w:id="541" w:author="Helena I Mcmonagle" w:date="2024-09-29T16:11:00Z" w16du:dateUtc="2024-09-29T23:11:00Z">
        <w:r w:rsidRPr="00BF2F57">
          <w:rPr>
            <w:rFonts w:ascii="Times New Roman" w:hAnsi="Times New Roman" w:cs="Times New Roman"/>
          </w:rPr>
          <w:t>We have changed the term “release” to “transport” so that this makes more sense for predation pathways. The latter of your descriptions is more how we define mortality--</w:t>
        </w:r>
        <w:proofErr w:type="spellStart"/>
        <w:r w:rsidRPr="00BF2F57">
          <w:rPr>
            <w:rFonts w:ascii="Times New Roman" w:hAnsi="Times New Roman" w:cs="Times New Roman"/>
          </w:rPr>
          <w:t>mortality</w:t>
        </w:r>
        <w:proofErr w:type="spellEnd"/>
        <w:r w:rsidRPr="00BF2F57">
          <w:rPr>
            <w:rFonts w:ascii="Times New Roman" w:hAnsi="Times New Roman" w:cs="Times New Roman"/>
          </w:rPr>
          <w:t xml:space="preserve"> flux </w:t>
        </w:r>
        <w:r w:rsidRPr="00BF2F57">
          <w:rPr>
            <w:rFonts w:ascii="Times New Roman" w:hAnsi="Times New Roman" w:cs="Times New Roman"/>
          </w:rPr>
          <w:lastRenderedPageBreak/>
          <w:t xml:space="preserve">includes both predation and fish falls. We have clarified that the mortality flux includes both of these pathways. </w:t>
        </w:r>
      </w:ins>
    </w:p>
    <w:p w14:paraId="4F2B9BBB" w14:textId="77777777" w:rsidR="00B32317" w:rsidRPr="00BF2F57" w:rsidRDefault="00B32317" w:rsidP="00B32317">
      <w:pPr>
        <w:rPr>
          <w:ins w:id="542" w:author="Helena I Mcmonagle" w:date="2024-09-29T16:11:00Z" w16du:dateUtc="2024-09-29T23:11:00Z"/>
          <w:rFonts w:ascii="Times New Roman" w:hAnsi="Times New Roman" w:cs="Times New Roman"/>
        </w:rPr>
      </w:pPr>
    </w:p>
    <w:p w14:paraId="5702319E" w14:textId="77777777" w:rsidR="00B32317" w:rsidRPr="00BF2F57" w:rsidRDefault="00B32317" w:rsidP="00B32317">
      <w:pPr>
        <w:rPr>
          <w:ins w:id="543" w:author="Helena I Mcmonagle" w:date="2024-09-29T16:11:00Z" w16du:dateUtc="2024-09-29T23:11:00Z"/>
          <w:rFonts w:ascii="Times New Roman" w:hAnsi="Times New Roman" w:cs="Times New Roman"/>
          <w:i/>
          <w:iCs/>
        </w:rPr>
      </w:pPr>
      <w:ins w:id="544" w:author="Helena I Mcmonagle" w:date="2024-09-29T16:11:00Z" w16du:dateUtc="2024-09-29T23:11:00Z">
        <w:r w:rsidRPr="00BF2F57">
          <w:rPr>
            <w:rFonts w:ascii="Times New Roman" w:hAnsi="Times New Roman" w:cs="Times New Roman"/>
            <w:i/>
            <w:iCs/>
          </w:rPr>
          <w:t>Lines 43-44</w:t>
        </w:r>
        <w:r>
          <w:rPr>
            <w:rFonts w:ascii="Times New Roman" w:hAnsi="Times New Roman" w:cs="Times New Roman"/>
            <w:i/>
            <w:iCs/>
          </w:rPr>
          <w:t xml:space="preserve"> (now lines 49-50)</w:t>
        </w:r>
        <w:r w:rsidRPr="00BF2F57">
          <w:rPr>
            <w:rFonts w:ascii="Times New Roman" w:hAnsi="Times New Roman" w:cs="Times New Roman"/>
            <w:i/>
            <w:iCs/>
          </w:rPr>
          <w:t>: You mention egestion of fecal matter, CO2 respired, and predation mortality; you do not mention calcium carbonates which are brought up later in the manuscript; I would include here as well.</w:t>
        </w:r>
      </w:ins>
    </w:p>
    <w:p w14:paraId="0A366EB1" w14:textId="77777777" w:rsidR="00B32317" w:rsidRPr="00BF2F57" w:rsidRDefault="00B32317" w:rsidP="00B32317">
      <w:pPr>
        <w:rPr>
          <w:ins w:id="545" w:author="Helena I Mcmonagle" w:date="2024-09-29T16:11:00Z" w16du:dateUtc="2024-09-29T23:11:00Z"/>
          <w:rFonts w:ascii="Times New Roman" w:hAnsi="Times New Roman" w:cs="Times New Roman"/>
          <w:i/>
          <w:iCs/>
        </w:rPr>
      </w:pPr>
    </w:p>
    <w:p w14:paraId="65412C2E" w14:textId="77777777" w:rsidR="00B32317" w:rsidRPr="00BF2F57" w:rsidRDefault="00B32317" w:rsidP="00B32317">
      <w:pPr>
        <w:rPr>
          <w:ins w:id="546" w:author="Helena I Mcmonagle" w:date="2024-09-29T16:11:00Z" w16du:dateUtc="2024-09-29T23:11:00Z"/>
          <w:rFonts w:ascii="Times New Roman" w:hAnsi="Times New Roman" w:cs="Times New Roman"/>
        </w:rPr>
      </w:pPr>
      <w:ins w:id="547" w:author="Helena I Mcmonagle" w:date="2024-09-29T16:11:00Z" w16du:dateUtc="2024-09-29T23:11:00Z">
        <w:r w:rsidRPr="00BF2F57">
          <w:rPr>
            <w:rFonts w:ascii="Times New Roman" w:hAnsi="Times New Roman" w:cs="Times New Roman"/>
          </w:rPr>
          <w:t xml:space="preserve">Good idea. We added carbonates to this list. </w:t>
        </w:r>
      </w:ins>
    </w:p>
    <w:p w14:paraId="1048BD2D" w14:textId="77777777" w:rsidR="00B32317" w:rsidRPr="00BF2F57" w:rsidRDefault="00B32317" w:rsidP="00B32317">
      <w:pPr>
        <w:rPr>
          <w:ins w:id="548" w:author="Helena I Mcmonagle" w:date="2024-09-29T16:11:00Z" w16du:dateUtc="2024-09-29T23:11:00Z"/>
          <w:rFonts w:ascii="Times New Roman" w:hAnsi="Times New Roman" w:cs="Times New Roman"/>
        </w:rPr>
      </w:pPr>
    </w:p>
    <w:p w14:paraId="518E205E" w14:textId="77777777" w:rsidR="00B32317" w:rsidRPr="00BF2F57" w:rsidRDefault="00B32317" w:rsidP="00B32317">
      <w:pPr>
        <w:rPr>
          <w:ins w:id="549" w:author="Helena I Mcmonagle" w:date="2024-09-29T16:11:00Z" w16du:dateUtc="2024-09-29T23:11:00Z"/>
          <w:rFonts w:ascii="Times New Roman" w:hAnsi="Times New Roman" w:cs="Times New Roman"/>
          <w:i/>
          <w:iCs/>
        </w:rPr>
      </w:pPr>
      <w:ins w:id="550" w:author="Helena I Mcmonagle" w:date="2024-09-29T16:11:00Z" w16du:dateUtc="2024-09-29T23:11:00Z">
        <w:r w:rsidRPr="00BF2F57">
          <w:rPr>
            <w:rFonts w:ascii="Times New Roman" w:hAnsi="Times New Roman" w:cs="Times New Roman"/>
            <w:i/>
            <w:iCs/>
          </w:rPr>
          <w:t>Line 48: “the magnitude of fish carbon transport” change to “fish-mediated carbon transport”</w:t>
        </w:r>
      </w:ins>
    </w:p>
    <w:p w14:paraId="547C98C1" w14:textId="77777777" w:rsidR="00B32317" w:rsidRPr="00BF2F57" w:rsidRDefault="00B32317" w:rsidP="00B32317">
      <w:pPr>
        <w:rPr>
          <w:ins w:id="551" w:author="Helena I Mcmonagle" w:date="2024-09-29T16:11:00Z" w16du:dateUtc="2024-09-29T23:11:00Z"/>
          <w:rFonts w:ascii="Times New Roman" w:hAnsi="Times New Roman" w:cs="Times New Roman"/>
          <w:i/>
          <w:iCs/>
        </w:rPr>
      </w:pPr>
    </w:p>
    <w:p w14:paraId="4AFCFF73" w14:textId="77777777" w:rsidR="00B32317" w:rsidRPr="00BF2F57" w:rsidRDefault="00B32317" w:rsidP="00B32317">
      <w:pPr>
        <w:rPr>
          <w:ins w:id="552" w:author="Helena I Mcmonagle" w:date="2024-09-29T16:11:00Z" w16du:dateUtc="2024-09-29T23:11:00Z"/>
          <w:rFonts w:ascii="Times New Roman" w:hAnsi="Times New Roman" w:cs="Times New Roman"/>
        </w:rPr>
      </w:pPr>
      <w:ins w:id="553" w:author="Helena I Mcmonagle" w:date="2024-09-29T16:11:00Z" w16du:dateUtc="2024-09-29T23:11:00Z">
        <w:r w:rsidRPr="00BF2F57">
          <w:rPr>
            <w:rFonts w:ascii="Times New Roman" w:hAnsi="Times New Roman" w:cs="Times New Roman"/>
          </w:rPr>
          <w:t xml:space="preserve">Done. </w:t>
        </w:r>
      </w:ins>
    </w:p>
    <w:p w14:paraId="66E0C8B9" w14:textId="77777777" w:rsidR="00B32317" w:rsidRPr="00BF2F57" w:rsidRDefault="00B32317" w:rsidP="00B32317">
      <w:pPr>
        <w:rPr>
          <w:ins w:id="554" w:author="Helena I Mcmonagle" w:date="2024-09-29T16:11:00Z" w16du:dateUtc="2024-09-29T23:11:00Z"/>
          <w:rFonts w:ascii="Times New Roman" w:hAnsi="Times New Roman" w:cs="Times New Roman"/>
        </w:rPr>
      </w:pPr>
    </w:p>
    <w:p w14:paraId="58815B44" w14:textId="77777777" w:rsidR="00B32317" w:rsidRPr="00F879AB" w:rsidRDefault="00B32317" w:rsidP="00B32317">
      <w:pPr>
        <w:autoSpaceDE w:val="0"/>
        <w:autoSpaceDN w:val="0"/>
        <w:adjustRightInd w:val="0"/>
        <w:rPr>
          <w:ins w:id="555" w:author="Helena I Mcmonagle" w:date="2024-09-29T16:11:00Z" w16du:dateUtc="2024-09-29T23:11:00Z"/>
          <w:rFonts w:ascii="Times New Roman" w:hAnsi="Times New Roman" w:cs="Times New Roman"/>
          <w:i/>
          <w:iCs/>
        </w:rPr>
      </w:pPr>
      <w:ins w:id="556" w:author="Helena I Mcmonagle" w:date="2024-09-29T16:11:00Z" w16du:dateUtc="2024-09-29T23:11:00Z">
        <w:r w:rsidRPr="00BF2F57">
          <w:rPr>
            <w:rFonts w:ascii="Times New Roman" w:hAnsi="Times New Roman" w:cs="Times New Roman"/>
            <w:i/>
            <w:iCs/>
          </w:rPr>
          <w:t>Line 50</w:t>
        </w:r>
        <w:r>
          <w:rPr>
            <w:rFonts w:ascii="Times New Roman" w:hAnsi="Times New Roman" w:cs="Times New Roman"/>
            <w:i/>
            <w:iCs/>
          </w:rPr>
          <w:t xml:space="preserve"> (now line 56)</w:t>
        </w:r>
        <w:r w:rsidRPr="00BF2F57">
          <w:rPr>
            <w:rFonts w:ascii="Times New Roman" w:hAnsi="Times New Roman" w:cs="Times New Roman"/>
            <w:i/>
            <w:iCs/>
          </w:rPr>
          <w:t>: “improved understanding of the role that mesopelagic fishes play is needed” reads as verbose; reword to be more streamlined if possible… perhaps simply rearranging the entire sentence (Starting with “Before</w:t>
        </w:r>
        <w:r>
          <w:rPr>
            <w:rFonts w:ascii="Times New Roman" w:hAnsi="Times New Roman" w:cs="Times New Roman"/>
            <w:i/>
            <w:iCs/>
          </w:rPr>
          <w:t xml:space="preserve"> </w:t>
        </w:r>
        <w:r w:rsidRPr="00BF2F57">
          <w:rPr>
            <w:rFonts w:ascii="Times New Roman" w:hAnsi="Times New Roman" w:cs="Times New Roman"/>
            <w:i/>
            <w:iCs/>
          </w:rPr>
          <w:t xml:space="preserve">the consequences…” Lines 49-50) to something like “Improved understanding of the role that </w:t>
        </w:r>
        <w:proofErr w:type="spellStart"/>
        <w:r w:rsidRPr="00BF2F57">
          <w:rPr>
            <w:rFonts w:ascii="Times New Roman" w:hAnsi="Times New Roman" w:cs="Times New Roman"/>
            <w:i/>
            <w:iCs/>
          </w:rPr>
          <w:t>mesopleagic</w:t>
        </w:r>
        <w:proofErr w:type="spellEnd"/>
        <w:r w:rsidRPr="00BF2F57">
          <w:rPr>
            <w:rFonts w:ascii="Times New Roman" w:hAnsi="Times New Roman" w:cs="Times New Roman"/>
            <w:i/>
            <w:iCs/>
          </w:rPr>
          <w:t xml:space="preserve"> fishes play is needed to…”</w:t>
        </w:r>
      </w:ins>
    </w:p>
    <w:p w14:paraId="7597156B" w14:textId="77777777" w:rsidR="00B32317" w:rsidRPr="00BF2F57" w:rsidRDefault="00B32317" w:rsidP="00B32317">
      <w:pPr>
        <w:rPr>
          <w:ins w:id="557" w:author="Helena I Mcmonagle" w:date="2024-09-29T16:11:00Z" w16du:dateUtc="2024-09-29T23:11:00Z"/>
          <w:rFonts w:ascii="Times New Roman" w:hAnsi="Times New Roman" w:cs="Times New Roman"/>
        </w:rPr>
      </w:pPr>
    </w:p>
    <w:p w14:paraId="401DA248" w14:textId="77777777" w:rsidR="00B32317" w:rsidRPr="00BF2F57" w:rsidRDefault="00B32317" w:rsidP="00B32317">
      <w:pPr>
        <w:rPr>
          <w:ins w:id="558" w:author="Helena I Mcmonagle" w:date="2024-09-29T16:11:00Z" w16du:dateUtc="2024-09-29T23:11:00Z"/>
          <w:rFonts w:ascii="Times New Roman" w:hAnsi="Times New Roman" w:cs="Times New Roman"/>
        </w:rPr>
      </w:pPr>
      <w:ins w:id="559" w:author="Helena I Mcmonagle" w:date="2024-09-29T16:11:00Z" w16du:dateUtc="2024-09-29T23:11:00Z">
        <w:r w:rsidRPr="00BF2F57">
          <w:rPr>
            <w:rFonts w:ascii="Times New Roman" w:hAnsi="Times New Roman" w:cs="Times New Roman"/>
          </w:rPr>
          <w:t xml:space="preserve">That’s better! Done. </w:t>
        </w:r>
      </w:ins>
    </w:p>
    <w:p w14:paraId="4BE77A19" w14:textId="77777777" w:rsidR="00B32317" w:rsidRPr="00BF2F57" w:rsidRDefault="00B32317" w:rsidP="00B32317">
      <w:pPr>
        <w:rPr>
          <w:ins w:id="560" w:author="Helena I Mcmonagle" w:date="2024-09-29T16:11:00Z" w16du:dateUtc="2024-09-29T23:11:00Z"/>
          <w:rFonts w:ascii="Times New Roman" w:hAnsi="Times New Roman" w:cs="Times New Roman"/>
        </w:rPr>
      </w:pPr>
    </w:p>
    <w:p w14:paraId="0A43F809" w14:textId="77777777" w:rsidR="00B32317" w:rsidRPr="00F879AB" w:rsidRDefault="00B32317" w:rsidP="00B32317">
      <w:pPr>
        <w:autoSpaceDE w:val="0"/>
        <w:autoSpaceDN w:val="0"/>
        <w:adjustRightInd w:val="0"/>
        <w:rPr>
          <w:ins w:id="561" w:author="Helena I Mcmonagle" w:date="2024-09-29T16:11:00Z" w16du:dateUtc="2024-09-29T23:11:00Z"/>
          <w:rFonts w:ascii="Times New Roman" w:hAnsi="Times New Roman" w:cs="Times New Roman"/>
          <w:i/>
          <w:iCs/>
        </w:rPr>
      </w:pPr>
      <w:ins w:id="562" w:author="Helena I Mcmonagle" w:date="2024-09-29T16:11:00Z" w16du:dateUtc="2024-09-29T23:11:00Z">
        <w:r w:rsidRPr="00BF2F57">
          <w:rPr>
            <w:rFonts w:ascii="Times New Roman" w:hAnsi="Times New Roman" w:cs="Times New Roman"/>
            <w:i/>
            <w:iCs/>
          </w:rPr>
          <w:t>Line 51: “the magnitude of carbon transport” change to “the magnitude of fish-mediated carbon transport” for clarity, since the following sentence talks about climate-relevant C sequestration and could be confused with C</w:t>
        </w:r>
        <w:r>
          <w:rPr>
            <w:rFonts w:ascii="Times New Roman" w:hAnsi="Times New Roman" w:cs="Times New Roman"/>
            <w:i/>
            <w:iCs/>
          </w:rPr>
          <w:t xml:space="preserve"> </w:t>
        </w:r>
        <w:r w:rsidRPr="00BF2F57">
          <w:rPr>
            <w:rFonts w:ascii="Times New Roman" w:hAnsi="Times New Roman" w:cs="Times New Roman"/>
            <w:i/>
            <w:iCs/>
          </w:rPr>
          <w:t>sequestration in general. “Fish-mediated” carbon transport is used elsewhere in the manuscript so I would add for unity as well.</w:t>
        </w:r>
      </w:ins>
    </w:p>
    <w:p w14:paraId="6C8F3AC6" w14:textId="77777777" w:rsidR="00B32317" w:rsidRPr="00BF2F57" w:rsidRDefault="00B32317" w:rsidP="00B32317">
      <w:pPr>
        <w:rPr>
          <w:ins w:id="563" w:author="Helena I Mcmonagle" w:date="2024-09-29T16:11:00Z" w16du:dateUtc="2024-09-29T23:11:00Z"/>
          <w:rFonts w:ascii="Times New Roman" w:hAnsi="Times New Roman" w:cs="Times New Roman"/>
        </w:rPr>
      </w:pPr>
    </w:p>
    <w:p w14:paraId="4DCE9F09" w14:textId="77777777" w:rsidR="00B32317" w:rsidRDefault="00B32317" w:rsidP="00B32317">
      <w:pPr>
        <w:rPr>
          <w:ins w:id="564" w:author="Helena I Mcmonagle" w:date="2024-09-29T16:11:00Z" w16du:dateUtc="2024-09-29T23:11:00Z"/>
          <w:rFonts w:ascii="Times New Roman" w:hAnsi="Times New Roman" w:cs="Times New Roman"/>
        </w:rPr>
      </w:pPr>
      <w:ins w:id="565" w:author="Helena I Mcmonagle" w:date="2024-09-29T16:11:00Z" w16du:dateUtc="2024-09-29T23:11:00Z">
        <w:r w:rsidRPr="00BF2F57">
          <w:rPr>
            <w:rFonts w:ascii="Times New Roman" w:hAnsi="Times New Roman" w:cs="Times New Roman"/>
          </w:rPr>
          <w:t>We agree with the suggestion to be clear and consistent with language</w:t>
        </w:r>
        <w:r>
          <w:rPr>
            <w:rFonts w:ascii="Times New Roman" w:hAnsi="Times New Roman" w:cs="Times New Roman"/>
          </w:rPr>
          <w:t xml:space="preserve"> and have added “fish carbon transport”</w:t>
        </w:r>
        <w:r w:rsidRPr="00BF2F57">
          <w:rPr>
            <w:rFonts w:ascii="Times New Roman" w:hAnsi="Times New Roman" w:cs="Times New Roman"/>
          </w:rPr>
          <w:t xml:space="preserve">. However, we tried changing all instances of “fish carbon transport” and “fish carbon flux” to “fish-mediated carbon transport”, and we found that this reduces readability due to the long noun phrase, especially for the more complex sentences in the manuscript. There are about 50 instances of these terms throughout so we want to be concise but also clear that we are using all of these terms interchangeably. Including all three terms (fish-mediated carbon transport, fish carbon transport, and fish carbon flux) will allow readers to understand that our use of these terms is comparable to elsewhere in the literature. </w:t>
        </w:r>
      </w:ins>
    </w:p>
    <w:p w14:paraId="0AB805B2" w14:textId="77777777" w:rsidR="00B32317" w:rsidRDefault="00B32317" w:rsidP="00B32317">
      <w:pPr>
        <w:rPr>
          <w:ins w:id="566" w:author="Helena I Mcmonagle" w:date="2024-09-29T16:11:00Z" w16du:dateUtc="2024-09-29T23:11:00Z"/>
          <w:rFonts w:ascii="Times New Roman" w:hAnsi="Times New Roman" w:cs="Times New Roman"/>
        </w:rPr>
      </w:pPr>
    </w:p>
    <w:p w14:paraId="50BF46F1" w14:textId="77777777" w:rsidR="00B32317" w:rsidRPr="00BF2F57" w:rsidRDefault="00B32317" w:rsidP="00B32317">
      <w:pPr>
        <w:rPr>
          <w:ins w:id="567" w:author="Helena I Mcmonagle" w:date="2024-09-29T16:11:00Z" w16du:dateUtc="2024-09-29T23:11:00Z"/>
          <w:rFonts w:ascii="Times New Roman" w:eastAsia="Times New Roman" w:hAnsi="Times New Roman" w:cs="Times New Roman"/>
          <w:lang w:val="en-GB"/>
        </w:rPr>
      </w:pPr>
      <w:ins w:id="568" w:author="Helena I Mcmonagle" w:date="2024-09-29T16:11:00Z" w16du:dateUtc="2024-09-29T23:11:00Z">
        <w:r>
          <w:rPr>
            <w:rFonts w:ascii="Times New Roman" w:hAnsi="Times New Roman" w:cs="Times New Roman"/>
          </w:rPr>
          <w:t>Thus</w:t>
        </w:r>
        <w:r w:rsidRPr="00BF2F57">
          <w:rPr>
            <w:rFonts w:ascii="Times New Roman" w:hAnsi="Times New Roman" w:cs="Times New Roman"/>
          </w:rPr>
          <w:t xml:space="preserve">, upon your suggestion, we </w:t>
        </w:r>
        <w:r>
          <w:rPr>
            <w:rFonts w:ascii="Times New Roman" w:hAnsi="Times New Roman" w:cs="Times New Roman"/>
          </w:rPr>
          <w:t>now</w:t>
        </w:r>
        <w:r w:rsidRPr="00BF2F57">
          <w:rPr>
            <w:rFonts w:ascii="Times New Roman" w:hAnsi="Times New Roman" w:cs="Times New Roman"/>
          </w:rPr>
          <w:t xml:space="preserve"> define our use of these terms in the Introduction line 8</w:t>
        </w:r>
        <w:r>
          <w:rPr>
            <w:rFonts w:ascii="Times New Roman" w:hAnsi="Times New Roman" w:cs="Times New Roman"/>
          </w:rPr>
          <w:t>9</w:t>
        </w:r>
        <w:r w:rsidRPr="00BF2F57">
          <w:rPr>
            <w:rFonts w:ascii="Times New Roman" w:hAnsi="Times New Roman" w:cs="Times New Roman"/>
          </w:rPr>
          <w:t xml:space="preserve"> of the revised draft with “fish-mediated carbon transport </w:t>
        </w:r>
        <w:r w:rsidRPr="00BF2F57">
          <w:rPr>
            <w:rFonts w:ascii="Times New Roman" w:eastAsia="Times New Roman" w:hAnsi="Times New Roman" w:cs="Times New Roman"/>
            <w:lang w:val="en-GB"/>
          </w:rPr>
          <w:t xml:space="preserve">(hereafter also referred to as fish carbon transport or fish carbon flux)”, choosing this sentence because it’s not as long and complex as others earlier in the introduction. We </w:t>
        </w:r>
        <w:r>
          <w:rPr>
            <w:rFonts w:ascii="Times New Roman" w:eastAsia="Times New Roman" w:hAnsi="Times New Roman" w:cs="Times New Roman"/>
            <w:lang w:val="en-GB"/>
          </w:rPr>
          <w:t>believe</w:t>
        </w:r>
        <w:r w:rsidRPr="00BF2F57">
          <w:rPr>
            <w:rFonts w:ascii="Times New Roman" w:eastAsia="Times New Roman" w:hAnsi="Times New Roman" w:cs="Times New Roman"/>
            <w:lang w:val="en-GB"/>
          </w:rPr>
          <w:t xml:space="preserve"> this will help clarify terminology for readers while also enhancing readability throughout. We have even heard “fish flux” in scientific discussions of the topic, but chose to avoid this even shorter term due to its ambiguity. </w:t>
        </w:r>
      </w:ins>
    </w:p>
    <w:p w14:paraId="55117E1D" w14:textId="77777777" w:rsidR="00B32317" w:rsidRDefault="00B32317" w:rsidP="00B32317">
      <w:pPr>
        <w:autoSpaceDE w:val="0"/>
        <w:autoSpaceDN w:val="0"/>
        <w:adjustRightInd w:val="0"/>
        <w:rPr>
          <w:ins w:id="569" w:author="Helena I Mcmonagle" w:date="2024-09-29T16:11:00Z" w16du:dateUtc="2024-09-29T23:11:00Z"/>
          <w:rFonts w:ascii="Times New Roman" w:hAnsi="Times New Roman" w:cs="Times New Roman"/>
          <w:i/>
          <w:iCs/>
        </w:rPr>
      </w:pPr>
    </w:p>
    <w:p w14:paraId="1B201453" w14:textId="77777777" w:rsidR="00B32317" w:rsidRPr="00BF2F57" w:rsidRDefault="00B32317" w:rsidP="00B32317">
      <w:pPr>
        <w:autoSpaceDE w:val="0"/>
        <w:autoSpaceDN w:val="0"/>
        <w:adjustRightInd w:val="0"/>
        <w:rPr>
          <w:ins w:id="570" w:author="Helena I Mcmonagle" w:date="2024-09-29T16:11:00Z" w16du:dateUtc="2024-09-29T23:11:00Z"/>
          <w:rFonts w:ascii="Times New Roman" w:eastAsia="Times New Roman" w:hAnsi="Times New Roman" w:cs="Times New Roman"/>
          <w:lang w:val="en-GB"/>
        </w:rPr>
      </w:pPr>
      <w:ins w:id="571" w:author="Helena I Mcmonagle" w:date="2024-09-29T16:11:00Z" w16du:dateUtc="2024-09-29T23:11:00Z">
        <w:r w:rsidRPr="00BF2F57">
          <w:rPr>
            <w:rFonts w:ascii="Times New Roman" w:hAnsi="Times New Roman" w:cs="Times New Roman"/>
            <w:i/>
            <w:iCs/>
          </w:rPr>
          <w:t>Line 52-53</w:t>
        </w:r>
        <w:r>
          <w:rPr>
            <w:rFonts w:ascii="Times New Roman" w:hAnsi="Times New Roman" w:cs="Times New Roman"/>
            <w:i/>
            <w:iCs/>
          </w:rPr>
          <w:t xml:space="preserve"> (now line 60)</w:t>
        </w:r>
        <w:r w:rsidRPr="00BF2F57">
          <w:rPr>
            <w:rFonts w:ascii="Times New Roman" w:hAnsi="Times New Roman" w:cs="Times New Roman"/>
            <w:i/>
            <w:iCs/>
          </w:rPr>
          <w:t>: Are there any references for 100 years being the typical horizon for climate policy? IPCC report or something similar? Unless it is mentioned in Siegel et al. 2021, then disregard.</w:t>
        </w:r>
      </w:ins>
    </w:p>
    <w:p w14:paraId="38B87C4F" w14:textId="77777777" w:rsidR="00B32317" w:rsidRPr="00BF2F57" w:rsidRDefault="00B32317" w:rsidP="00B32317">
      <w:pPr>
        <w:autoSpaceDE w:val="0"/>
        <w:autoSpaceDN w:val="0"/>
        <w:adjustRightInd w:val="0"/>
        <w:rPr>
          <w:ins w:id="572" w:author="Helena I Mcmonagle" w:date="2024-09-29T16:11:00Z" w16du:dateUtc="2024-09-29T23:11:00Z"/>
          <w:rFonts w:ascii="Times New Roman" w:eastAsia="Times New Roman" w:hAnsi="Times New Roman" w:cs="Times New Roman"/>
          <w:lang w:val="en-GB"/>
        </w:rPr>
      </w:pPr>
    </w:p>
    <w:p w14:paraId="1885B978" w14:textId="77777777" w:rsidR="00B32317" w:rsidRPr="00BF2F57" w:rsidRDefault="00B32317" w:rsidP="00B32317">
      <w:pPr>
        <w:autoSpaceDE w:val="0"/>
        <w:autoSpaceDN w:val="0"/>
        <w:adjustRightInd w:val="0"/>
        <w:rPr>
          <w:ins w:id="573" w:author="Helena I Mcmonagle" w:date="2024-09-29T16:11:00Z" w16du:dateUtc="2024-09-29T23:11:00Z"/>
          <w:rFonts w:ascii="Times New Roman" w:hAnsi="Times New Roman" w:cs="Times New Roman"/>
          <w:i/>
          <w:iCs/>
        </w:rPr>
      </w:pPr>
      <w:ins w:id="574" w:author="Helena I Mcmonagle" w:date="2024-09-29T16:11:00Z" w16du:dateUtc="2024-09-29T23:11:00Z">
        <w:r w:rsidRPr="00BF2F57">
          <w:rPr>
            <w:rFonts w:ascii="Times New Roman" w:eastAsia="Times New Roman" w:hAnsi="Times New Roman" w:cs="Times New Roman"/>
            <w:lang w:val="en-GB"/>
          </w:rPr>
          <w:lastRenderedPageBreak/>
          <w:t>Yes, this is mentioned in Siegel et al., 2021 (“</w:t>
        </w:r>
        <w:r w:rsidRPr="00BF2F57">
          <w:rPr>
            <w:rFonts w:ascii="Times New Roman" w:hAnsi="Times New Roman" w:cs="Times New Roman"/>
            <w:i/>
            <w:iCs/>
          </w:rPr>
          <w:t>leakage of sequestered carbon evaluated over typical planning horizons (50–100 years) is often the dominant fraction of the amount injected for depths &lt;500 m”)</w:t>
        </w:r>
      </w:ins>
    </w:p>
    <w:p w14:paraId="5D28F11B" w14:textId="77777777" w:rsidR="00B32317" w:rsidRPr="00BF2F57" w:rsidRDefault="00B32317" w:rsidP="00B32317">
      <w:pPr>
        <w:rPr>
          <w:ins w:id="575" w:author="Helena I Mcmonagle" w:date="2024-09-29T16:11:00Z" w16du:dateUtc="2024-09-29T23:11:00Z"/>
          <w:rFonts w:ascii="Times New Roman" w:hAnsi="Times New Roman" w:cs="Times New Roman"/>
        </w:rPr>
      </w:pPr>
    </w:p>
    <w:p w14:paraId="06B681B6" w14:textId="77777777" w:rsidR="00B32317" w:rsidRPr="00BF2F57" w:rsidRDefault="00B32317" w:rsidP="00B32317">
      <w:pPr>
        <w:rPr>
          <w:ins w:id="576" w:author="Helena I Mcmonagle" w:date="2024-09-29T16:11:00Z" w16du:dateUtc="2024-09-29T23:11:00Z"/>
          <w:rFonts w:ascii="Times New Roman" w:hAnsi="Times New Roman" w:cs="Times New Roman"/>
        </w:rPr>
      </w:pPr>
      <w:ins w:id="577" w:author="Helena I Mcmonagle" w:date="2024-09-29T16:11:00Z" w16du:dateUtc="2024-09-29T23:11:00Z">
        <w:r w:rsidRPr="00BF2F57">
          <w:rPr>
            <w:rFonts w:ascii="Times New Roman" w:hAnsi="Times New Roman" w:cs="Times New Roman"/>
            <w:i/>
            <w:iCs/>
          </w:rPr>
          <w:t>Line 58 (now line 6</w:t>
        </w:r>
        <w:r>
          <w:rPr>
            <w:rFonts w:ascii="Times New Roman" w:hAnsi="Times New Roman" w:cs="Times New Roman"/>
            <w:i/>
            <w:iCs/>
          </w:rPr>
          <w:t>6</w:t>
        </w:r>
        <w:r w:rsidRPr="00BF2F57">
          <w:rPr>
            <w:rFonts w:ascii="Times New Roman" w:hAnsi="Times New Roman" w:cs="Times New Roman"/>
            <w:i/>
            <w:iCs/>
          </w:rPr>
          <w:t xml:space="preserve">): This is the percentage I was looking </w:t>
        </w:r>
        <w:proofErr w:type="gramStart"/>
        <w:r w:rsidRPr="00BF2F57">
          <w:rPr>
            <w:rFonts w:ascii="Times New Roman" w:hAnsi="Times New Roman" w:cs="Times New Roman"/>
            <w:i/>
            <w:iCs/>
          </w:rPr>
          <w:t>for,</w:t>
        </w:r>
        <w:proofErr w:type="gramEnd"/>
        <w:r w:rsidRPr="00BF2F57">
          <w:rPr>
            <w:rFonts w:ascii="Times New Roman" w:hAnsi="Times New Roman" w:cs="Times New Roman"/>
            <w:i/>
            <w:iCs/>
          </w:rPr>
          <w:t xml:space="preserve"> I would move this into your introduction (see comment for Lines 35-36).</w:t>
        </w:r>
        <w:r w:rsidRPr="00BF2F57">
          <w:rPr>
            <w:rFonts w:ascii="Times New Roman" w:hAnsi="Times New Roman" w:cs="Times New Roman"/>
          </w:rPr>
          <w:t xml:space="preserve"> </w:t>
        </w:r>
      </w:ins>
    </w:p>
    <w:p w14:paraId="229AE1FC" w14:textId="77777777" w:rsidR="00B32317" w:rsidRPr="00BF2F57" w:rsidRDefault="00B32317" w:rsidP="00B32317">
      <w:pPr>
        <w:rPr>
          <w:ins w:id="578" w:author="Helena I Mcmonagle" w:date="2024-09-29T16:11:00Z" w16du:dateUtc="2024-09-29T23:11:00Z"/>
          <w:rFonts w:ascii="Times New Roman" w:hAnsi="Times New Roman" w:cs="Times New Roman"/>
        </w:rPr>
      </w:pPr>
    </w:p>
    <w:p w14:paraId="2ADC433C" w14:textId="77777777" w:rsidR="00B32317" w:rsidRPr="00BF2F57" w:rsidRDefault="00B32317" w:rsidP="00B32317">
      <w:pPr>
        <w:rPr>
          <w:ins w:id="579" w:author="Helena I Mcmonagle" w:date="2024-09-29T16:11:00Z" w16du:dateUtc="2024-09-29T23:11:00Z"/>
          <w:rFonts w:ascii="Times New Roman" w:hAnsi="Times New Roman" w:cs="Times New Roman"/>
        </w:rPr>
      </w:pPr>
      <w:ins w:id="580" w:author="Helena I Mcmonagle" w:date="2024-09-29T16:11:00Z" w16du:dateUtc="2024-09-29T23:11:00Z">
        <w:r w:rsidRPr="00BF2F57">
          <w:rPr>
            <w:rFonts w:ascii="Times New Roman" w:hAnsi="Times New Roman" w:cs="Times New Roman"/>
          </w:rPr>
          <w:t xml:space="preserve">We have edited and removed these percentage values to avoid repetition. The editing is because if global mesopelagic fish biomass is the updated minimum of 2 Gt, not the old estimate of 1 Gt, and other fish biomass estimates that generally exclude mesopelagic fishes estimate 1 Gt, then these percentages should be roughly 67-94%. </w:t>
        </w:r>
      </w:ins>
    </w:p>
    <w:p w14:paraId="5F0C2199" w14:textId="77777777" w:rsidR="00B32317" w:rsidRPr="00BF2F57" w:rsidRDefault="00B32317" w:rsidP="00B32317">
      <w:pPr>
        <w:rPr>
          <w:ins w:id="581" w:author="Helena I Mcmonagle" w:date="2024-09-29T16:11:00Z" w16du:dateUtc="2024-09-29T23:11:00Z"/>
          <w:rFonts w:ascii="Times New Roman" w:hAnsi="Times New Roman" w:cs="Times New Roman"/>
        </w:rPr>
      </w:pPr>
    </w:p>
    <w:p w14:paraId="6F71CB63" w14:textId="77777777" w:rsidR="00B32317" w:rsidRPr="00BF2F57" w:rsidRDefault="00B32317" w:rsidP="00B32317">
      <w:pPr>
        <w:autoSpaceDE w:val="0"/>
        <w:autoSpaceDN w:val="0"/>
        <w:adjustRightInd w:val="0"/>
        <w:rPr>
          <w:ins w:id="582" w:author="Helena I Mcmonagle" w:date="2024-09-29T16:11:00Z" w16du:dateUtc="2024-09-29T23:11:00Z"/>
          <w:rFonts w:ascii="Times New Roman" w:hAnsi="Times New Roman" w:cs="Times New Roman"/>
        </w:rPr>
      </w:pPr>
      <w:ins w:id="583" w:author="Helena I Mcmonagle" w:date="2024-09-29T16:11:00Z" w16du:dateUtc="2024-09-29T23:11:00Z">
        <w:r w:rsidRPr="00BF2F57">
          <w:rPr>
            <w:rFonts w:ascii="Times New Roman" w:hAnsi="Times New Roman" w:cs="Times New Roman"/>
            <w:i/>
            <w:iCs/>
          </w:rPr>
          <w:t>Lines 61-62 (now line 71-72): While mesopelagic fishes perform DVM, and this active transport makes them prime candidates for effective C export and sequestration, I would mention that empirical rates are also lacking for epipelagic forage/large pelagic fishes, or all fishes in general, so this is still up in the air. Mesopelagic fish are disproportionally more studied/quantified than epipelagic or large pelagic fishes – see Saba et al. 2021 table on compiled fish carbon studies.</w:t>
        </w:r>
      </w:ins>
    </w:p>
    <w:p w14:paraId="7B9488E0" w14:textId="77777777" w:rsidR="00B32317" w:rsidRPr="00BF2F57" w:rsidRDefault="00B32317" w:rsidP="00B32317">
      <w:pPr>
        <w:autoSpaceDE w:val="0"/>
        <w:autoSpaceDN w:val="0"/>
        <w:adjustRightInd w:val="0"/>
        <w:rPr>
          <w:ins w:id="584" w:author="Helena I Mcmonagle" w:date="2024-09-29T16:11:00Z" w16du:dateUtc="2024-09-29T23:11:00Z"/>
          <w:rFonts w:ascii="Times New Roman" w:hAnsi="Times New Roman" w:cs="Times New Roman"/>
        </w:rPr>
      </w:pPr>
    </w:p>
    <w:p w14:paraId="0C53F995" w14:textId="77777777" w:rsidR="00B32317" w:rsidRPr="00BF2F57" w:rsidRDefault="00B32317" w:rsidP="00B32317">
      <w:pPr>
        <w:autoSpaceDE w:val="0"/>
        <w:autoSpaceDN w:val="0"/>
        <w:adjustRightInd w:val="0"/>
        <w:rPr>
          <w:ins w:id="585" w:author="Helena I Mcmonagle" w:date="2024-09-29T16:11:00Z" w16du:dateUtc="2024-09-29T23:11:00Z"/>
          <w:rFonts w:ascii="Times New Roman" w:hAnsi="Times New Roman" w:cs="Times New Roman"/>
          <w:i/>
          <w:iCs/>
        </w:rPr>
      </w:pPr>
      <w:ins w:id="586" w:author="Helena I Mcmonagle" w:date="2024-09-29T16:11:00Z" w16du:dateUtc="2024-09-29T23:11:00Z">
        <w:r w:rsidRPr="00BF2F57">
          <w:rPr>
            <w:rFonts w:ascii="Times New Roman" w:hAnsi="Times New Roman" w:cs="Times New Roman"/>
          </w:rPr>
          <w:t>Agreed, fixed!</w:t>
        </w:r>
      </w:ins>
    </w:p>
    <w:p w14:paraId="0C9A7484" w14:textId="77777777" w:rsidR="00B32317" w:rsidRPr="00BF2F57" w:rsidRDefault="00B32317" w:rsidP="00B32317">
      <w:pPr>
        <w:rPr>
          <w:ins w:id="587" w:author="Helena I Mcmonagle" w:date="2024-09-29T16:11:00Z" w16du:dateUtc="2024-09-29T23:11:00Z"/>
          <w:rFonts w:ascii="Times New Roman" w:hAnsi="Times New Roman" w:cs="Times New Roman"/>
        </w:rPr>
      </w:pPr>
    </w:p>
    <w:p w14:paraId="1C74A5F3" w14:textId="77777777" w:rsidR="00B32317" w:rsidRPr="00BF2F57" w:rsidRDefault="00B32317" w:rsidP="00B32317">
      <w:pPr>
        <w:rPr>
          <w:ins w:id="588" w:author="Helena I Mcmonagle" w:date="2024-09-29T16:11:00Z" w16du:dateUtc="2024-09-29T23:11:00Z"/>
          <w:rFonts w:ascii="Times New Roman" w:hAnsi="Times New Roman" w:cs="Times New Roman"/>
        </w:rPr>
      </w:pPr>
      <w:ins w:id="589" w:author="Helena I Mcmonagle" w:date="2024-09-29T16:11:00Z" w16du:dateUtc="2024-09-29T23:11:00Z">
        <w:r w:rsidRPr="00BF2F57">
          <w:rPr>
            <w:rFonts w:ascii="Times New Roman" w:hAnsi="Times New Roman" w:cs="Times New Roman"/>
            <w:i/>
            <w:iCs/>
          </w:rPr>
          <w:t>Line 72 (now 82) Clarify fish biomass to mesopelagic fish biomass.</w:t>
        </w:r>
      </w:ins>
    </w:p>
    <w:p w14:paraId="420F2562" w14:textId="77777777" w:rsidR="00B32317" w:rsidRPr="00BF2F57" w:rsidRDefault="00B32317" w:rsidP="00B32317">
      <w:pPr>
        <w:rPr>
          <w:ins w:id="590" w:author="Helena I Mcmonagle" w:date="2024-09-29T16:11:00Z" w16du:dateUtc="2024-09-29T23:11:00Z"/>
          <w:rFonts w:ascii="Times New Roman" w:hAnsi="Times New Roman" w:cs="Times New Roman"/>
        </w:rPr>
      </w:pPr>
    </w:p>
    <w:p w14:paraId="5A19ECBA" w14:textId="77777777" w:rsidR="00B32317" w:rsidRPr="00BF2F57" w:rsidRDefault="00B32317" w:rsidP="00B32317">
      <w:pPr>
        <w:rPr>
          <w:ins w:id="591" w:author="Helena I Mcmonagle" w:date="2024-09-29T16:11:00Z" w16du:dateUtc="2024-09-29T23:11:00Z"/>
          <w:rFonts w:ascii="Times New Roman" w:hAnsi="Times New Roman" w:cs="Times New Roman"/>
        </w:rPr>
      </w:pPr>
      <w:ins w:id="592" w:author="Helena I Mcmonagle" w:date="2024-09-29T16:11:00Z" w16du:dateUtc="2024-09-29T23:11:00Z">
        <w:r w:rsidRPr="00BF2F57">
          <w:rPr>
            <w:rFonts w:ascii="Times New Roman" w:hAnsi="Times New Roman" w:cs="Times New Roman"/>
          </w:rPr>
          <w:t>Done.</w:t>
        </w:r>
      </w:ins>
    </w:p>
    <w:p w14:paraId="2F9B8A64" w14:textId="77777777" w:rsidR="00B32317" w:rsidRPr="00BF2F57" w:rsidRDefault="00B32317" w:rsidP="00B32317">
      <w:pPr>
        <w:rPr>
          <w:ins w:id="593" w:author="Helena I Mcmonagle" w:date="2024-09-29T16:11:00Z" w16du:dateUtc="2024-09-29T23:11:00Z"/>
          <w:rFonts w:ascii="Times New Roman" w:hAnsi="Times New Roman" w:cs="Times New Roman"/>
        </w:rPr>
      </w:pPr>
    </w:p>
    <w:p w14:paraId="7D18EA9A" w14:textId="77777777" w:rsidR="00B32317" w:rsidRPr="00BF2F57" w:rsidRDefault="00B32317" w:rsidP="00B32317">
      <w:pPr>
        <w:rPr>
          <w:ins w:id="594" w:author="Helena I Mcmonagle" w:date="2024-09-29T16:11:00Z" w16du:dateUtc="2024-09-29T23:11:00Z"/>
          <w:rFonts w:ascii="Times New Roman" w:hAnsi="Times New Roman" w:cs="Times New Roman"/>
          <w:i/>
          <w:iCs/>
        </w:rPr>
      </w:pPr>
      <w:ins w:id="595" w:author="Helena I Mcmonagle" w:date="2024-09-29T16:11:00Z" w16du:dateUtc="2024-09-29T23:11:00Z">
        <w:r w:rsidRPr="00BF2F57">
          <w:rPr>
            <w:rFonts w:ascii="Times New Roman" w:hAnsi="Times New Roman" w:cs="Times New Roman"/>
            <w:i/>
            <w:iCs/>
          </w:rPr>
          <w:t>Figure 1: I would include a distance scale in the inset if possible to help contextualize the distance/size of the tows.</w:t>
        </w:r>
      </w:ins>
    </w:p>
    <w:p w14:paraId="3FED12B4" w14:textId="77777777" w:rsidR="00B32317" w:rsidRPr="00BF2F57" w:rsidRDefault="00B32317" w:rsidP="00B32317">
      <w:pPr>
        <w:rPr>
          <w:ins w:id="596" w:author="Helena I Mcmonagle" w:date="2024-09-29T16:11:00Z" w16du:dateUtc="2024-09-29T23:11:00Z"/>
          <w:rFonts w:ascii="Times New Roman" w:hAnsi="Times New Roman" w:cs="Times New Roman"/>
          <w:i/>
          <w:iCs/>
        </w:rPr>
      </w:pPr>
    </w:p>
    <w:p w14:paraId="04F34781" w14:textId="77777777" w:rsidR="00B32317" w:rsidRPr="00BF2F57" w:rsidRDefault="00B32317" w:rsidP="00B32317">
      <w:pPr>
        <w:rPr>
          <w:ins w:id="597" w:author="Helena I Mcmonagle" w:date="2024-09-29T16:11:00Z" w16du:dateUtc="2024-09-29T23:11:00Z"/>
          <w:rFonts w:ascii="Times New Roman" w:hAnsi="Times New Roman" w:cs="Times New Roman"/>
        </w:rPr>
      </w:pPr>
      <w:ins w:id="598" w:author="Helena I Mcmonagle" w:date="2024-09-29T16:11:00Z" w16du:dateUtc="2024-09-29T23:11:00Z">
        <w:r w:rsidRPr="00BF2F57">
          <w:rPr>
            <w:rFonts w:ascii="Times New Roman" w:hAnsi="Times New Roman" w:cs="Times New Roman"/>
          </w:rPr>
          <w:t xml:space="preserve">We like the suggestion to include a scale bar, but found this was hard to fit in the small inset and difficult to read the scale bar distance. </w:t>
        </w:r>
        <w:r>
          <w:rPr>
            <w:rFonts w:ascii="Times New Roman" w:hAnsi="Times New Roman" w:cs="Times New Roman"/>
          </w:rPr>
          <w:t xml:space="preserve">It may also be confusing as to whether the scale bar refers to the inset or main map. </w:t>
        </w:r>
        <w:r w:rsidRPr="00BF2F57">
          <w:rPr>
            <w:rFonts w:ascii="Times New Roman" w:hAnsi="Times New Roman" w:cs="Times New Roman"/>
          </w:rPr>
          <w:t xml:space="preserve">Instead, we have described in the legend the vertical distance of the inset </w:t>
        </w:r>
        <w:r>
          <w:rPr>
            <w:rFonts w:ascii="Times New Roman" w:hAnsi="Times New Roman" w:cs="Times New Roman"/>
          </w:rPr>
          <w:t>rectangle</w:t>
        </w:r>
        <w:r w:rsidRPr="00BF2F57">
          <w:rPr>
            <w:rFonts w:ascii="Times New Roman" w:hAnsi="Times New Roman" w:cs="Times New Roman"/>
          </w:rPr>
          <w:t xml:space="preserve"> to provide readers with a sense of distance scale </w:t>
        </w:r>
        <w:r>
          <w:rPr>
            <w:rFonts w:ascii="Times New Roman" w:hAnsi="Times New Roman" w:cs="Times New Roman"/>
          </w:rPr>
          <w:t xml:space="preserve">beyond just the latitude scale bar on the y-axis. </w:t>
        </w:r>
      </w:ins>
    </w:p>
    <w:p w14:paraId="040AD79D" w14:textId="77777777" w:rsidR="00B32317" w:rsidRPr="00BF2F57" w:rsidRDefault="00B32317" w:rsidP="00B32317">
      <w:pPr>
        <w:rPr>
          <w:ins w:id="599" w:author="Helena I Mcmonagle" w:date="2024-09-29T16:11:00Z" w16du:dateUtc="2024-09-29T23:11:00Z"/>
          <w:rFonts w:ascii="Times New Roman" w:hAnsi="Times New Roman" w:cs="Times New Roman"/>
        </w:rPr>
      </w:pPr>
    </w:p>
    <w:p w14:paraId="2EFE5AE8" w14:textId="77777777" w:rsidR="00B32317" w:rsidRPr="00BF2F57" w:rsidRDefault="00B32317" w:rsidP="00B32317">
      <w:pPr>
        <w:autoSpaceDE w:val="0"/>
        <w:autoSpaceDN w:val="0"/>
        <w:adjustRightInd w:val="0"/>
        <w:rPr>
          <w:ins w:id="600" w:author="Helena I Mcmonagle" w:date="2024-09-29T16:11:00Z" w16du:dateUtc="2024-09-29T23:11:00Z"/>
          <w:rFonts w:ascii="Times New Roman" w:hAnsi="Times New Roman" w:cs="Times New Roman"/>
          <w:i/>
          <w:iCs/>
        </w:rPr>
      </w:pPr>
      <w:ins w:id="601" w:author="Helena I Mcmonagle" w:date="2024-09-29T16:11:00Z" w16du:dateUtc="2024-09-29T23:11:00Z">
        <w:r w:rsidRPr="00BF2F57">
          <w:rPr>
            <w:rFonts w:ascii="Times New Roman" w:hAnsi="Times New Roman" w:cs="Times New Roman"/>
            <w:i/>
            <w:iCs/>
          </w:rPr>
          <w:t xml:space="preserve">Line 141 </w:t>
        </w:r>
        <w:r w:rsidRPr="00BF2F57">
          <w:rPr>
            <w:rFonts w:ascii="Times New Roman" w:hAnsi="Times New Roman" w:cs="Times New Roman"/>
          </w:rPr>
          <w:t xml:space="preserve">(now </w:t>
        </w:r>
        <w:r>
          <w:rPr>
            <w:rFonts w:ascii="Times New Roman" w:hAnsi="Times New Roman" w:cs="Times New Roman"/>
          </w:rPr>
          <w:t xml:space="preserve">starting </w:t>
        </w:r>
        <w:r w:rsidRPr="00BF2F57">
          <w:rPr>
            <w:rFonts w:ascii="Times New Roman" w:hAnsi="Times New Roman" w:cs="Times New Roman"/>
          </w:rPr>
          <w:t xml:space="preserve">line </w:t>
        </w:r>
        <w:r>
          <w:rPr>
            <w:rFonts w:ascii="Times New Roman" w:hAnsi="Times New Roman" w:cs="Times New Roman"/>
          </w:rPr>
          <w:t>163</w:t>
        </w:r>
        <w:r w:rsidRPr="00BF2F57">
          <w:rPr>
            <w:rFonts w:ascii="Times New Roman" w:hAnsi="Times New Roman" w:cs="Times New Roman"/>
          </w:rPr>
          <w:t>)</w:t>
        </w:r>
        <w:r w:rsidRPr="00BF2F57">
          <w:rPr>
            <w:rFonts w:ascii="Times New Roman" w:hAnsi="Times New Roman" w:cs="Times New Roman"/>
            <w:i/>
            <w:iCs/>
          </w:rPr>
          <w:t xml:space="preserve">: Under Fish identification, size distribution, and biomass section, I would clarify what you mean by lowest and highest taxonomic level possible. Lowest/highest meaning down to genus and/or species? Or lowest meaning lowest resolution (i.e., family, order…) What were the highest-level subsampled fishes used for/why was this subsample </w:t>
        </w:r>
        <w:proofErr w:type="spellStart"/>
        <w:r w:rsidRPr="00BF2F57">
          <w:rPr>
            <w:rFonts w:ascii="Times New Roman" w:hAnsi="Times New Roman" w:cs="Times New Roman"/>
            <w:i/>
            <w:iCs/>
          </w:rPr>
          <w:t>ID’d</w:t>
        </w:r>
        <w:proofErr w:type="spellEnd"/>
        <w:r w:rsidRPr="00BF2F57">
          <w:rPr>
            <w:rFonts w:ascii="Times New Roman" w:hAnsi="Times New Roman" w:cs="Times New Roman"/>
            <w:i/>
            <w:iCs/>
          </w:rPr>
          <w:t xml:space="preserve"> to the highest level possible? Clarifying what you mean by lowest/highest level would help with this interpretation.</w:t>
        </w:r>
      </w:ins>
    </w:p>
    <w:p w14:paraId="6EF24AF3" w14:textId="77777777" w:rsidR="00B32317" w:rsidRPr="00BF2F57" w:rsidRDefault="00B32317" w:rsidP="00B32317">
      <w:pPr>
        <w:autoSpaceDE w:val="0"/>
        <w:autoSpaceDN w:val="0"/>
        <w:adjustRightInd w:val="0"/>
        <w:rPr>
          <w:ins w:id="602" w:author="Helena I Mcmonagle" w:date="2024-09-29T16:11:00Z" w16du:dateUtc="2024-09-29T23:11:00Z"/>
          <w:rFonts w:ascii="Times New Roman" w:hAnsi="Times New Roman" w:cs="Times New Roman"/>
          <w:i/>
          <w:iCs/>
        </w:rPr>
      </w:pPr>
    </w:p>
    <w:p w14:paraId="60322FDB" w14:textId="77777777" w:rsidR="00B32317" w:rsidRPr="00BF2F57" w:rsidRDefault="00B32317" w:rsidP="00B32317">
      <w:pPr>
        <w:autoSpaceDE w:val="0"/>
        <w:autoSpaceDN w:val="0"/>
        <w:adjustRightInd w:val="0"/>
        <w:rPr>
          <w:ins w:id="603" w:author="Helena I Mcmonagle" w:date="2024-09-29T16:11:00Z" w16du:dateUtc="2024-09-29T23:11:00Z"/>
          <w:rFonts w:ascii="Times New Roman" w:hAnsi="Times New Roman" w:cs="Times New Roman"/>
          <w:i/>
          <w:iCs/>
        </w:rPr>
      </w:pPr>
      <w:ins w:id="604" w:author="Helena I Mcmonagle" w:date="2024-09-29T16:11:00Z" w16du:dateUtc="2024-09-29T23:11:00Z">
        <w:r w:rsidRPr="00BF2F57">
          <w:rPr>
            <w:rFonts w:ascii="Times New Roman" w:hAnsi="Times New Roman" w:cs="Times New Roman"/>
          </w:rPr>
          <w:t>Good catch, thanks. We have now defined lowest as being the level as close as possible to species level, and have made sure that we are consistent with this terminology--the use of “highest” later in this paragraph was my mistake. I personally don’t find those terms (highest vs lowest) to be very intuitive myself so great idea to simply define what we mean there.</w:t>
        </w:r>
      </w:ins>
    </w:p>
    <w:p w14:paraId="0062CDD6" w14:textId="77777777" w:rsidR="00B32317" w:rsidRPr="00BF2F57" w:rsidRDefault="00B32317" w:rsidP="00B32317">
      <w:pPr>
        <w:rPr>
          <w:ins w:id="605" w:author="Helena I Mcmonagle" w:date="2024-09-29T16:11:00Z" w16du:dateUtc="2024-09-29T23:11:00Z"/>
          <w:rFonts w:ascii="Times New Roman" w:hAnsi="Times New Roman" w:cs="Times New Roman"/>
        </w:rPr>
      </w:pPr>
    </w:p>
    <w:p w14:paraId="697F4615" w14:textId="77777777" w:rsidR="00B32317" w:rsidRPr="00BF2F57" w:rsidRDefault="00B32317" w:rsidP="00B32317">
      <w:pPr>
        <w:rPr>
          <w:ins w:id="606" w:author="Helena I Mcmonagle" w:date="2024-09-29T16:11:00Z" w16du:dateUtc="2024-09-29T23:11:00Z"/>
          <w:rFonts w:ascii="Times New Roman" w:hAnsi="Times New Roman" w:cs="Times New Roman"/>
        </w:rPr>
      </w:pPr>
      <w:ins w:id="607" w:author="Helena I Mcmonagle" w:date="2024-09-29T16:11:00Z" w16du:dateUtc="2024-09-29T23:11:00Z">
        <w:r w:rsidRPr="00BF2F57">
          <w:rPr>
            <w:rFonts w:ascii="Times New Roman" w:hAnsi="Times New Roman" w:cs="Times New Roman"/>
            <w:i/>
            <w:iCs/>
          </w:rPr>
          <w:lastRenderedPageBreak/>
          <w:t>Line 160 (now 1</w:t>
        </w:r>
        <w:r>
          <w:rPr>
            <w:rFonts w:ascii="Times New Roman" w:hAnsi="Times New Roman" w:cs="Times New Roman"/>
            <w:i/>
            <w:iCs/>
          </w:rPr>
          <w:t>89</w:t>
        </w:r>
        <w:r w:rsidRPr="00BF2F57">
          <w:rPr>
            <w:rFonts w:ascii="Times New Roman" w:hAnsi="Times New Roman" w:cs="Times New Roman"/>
            <w:i/>
            <w:iCs/>
          </w:rPr>
          <w:t>): Add a period after “shrinkage”.</w:t>
        </w:r>
        <w:r w:rsidRPr="00BF2F57">
          <w:rPr>
            <w:rFonts w:ascii="Times New Roman" w:hAnsi="Times New Roman" w:cs="Times New Roman"/>
          </w:rPr>
          <w:t xml:space="preserve"> </w:t>
        </w:r>
      </w:ins>
    </w:p>
    <w:p w14:paraId="52B08E70" w14:textId="77777777" w:rsidR="00B32317" w:rsidRPr="00BF2F57" w:rsidRDefault="00B32317" w:rsidP="00B32317">
      <w:pPr>
        <w:rPr>
          <w:ins w:id="608" w:author="Helena I Mcmonagle" w:date="2024-09-29T16:11:00Z" w16du:dateUtc="2024-09-29T23:11:00Z"/>
          <w:rFonts w:ascii="Times New Roman" w:hAnsi="Times New Roman" w:cs="Times New Roman"/>
        </w:rPr>
      </w:pPr>
    </w:p>
    <w:p w14:paraId="5A553BBF" w14:textId="77777777" w:rsidR="00B32317" w:rsidRPr="00BF2F57" w:rsidRDefault="00B32317" w:rsidP="00B32317">
      <w:pPr>
        <w:rPr>
          <w:ins w:id="609" w:author="Helena I Mcmonagle" w:date="2024-09-29T16:11:00Z" w16du:dateUtc="2024-09-29T23:11:00Z"/>
          <w:rFonts w:ascii="Times New Roman" w:hAnsi="Times New Roman" w:cs="Times New Roman"/>
        </w:rPr>
      </w:pPr>
      <w:ins w:id="610" w:author="Helena I Mcmonagle" w:date="2024-09-29T16:11:00Z" w16du:dateUtc="2024-09-29T23:11:00Z">
        <w:r w:rsidRPr="00BF2F57">
          <w:rPr>
            <w:rFonts w:ascii="Times New Roman" w:hAnsi="Times New Roman" w:cs="Times New Roman"/>
          </w:rPr>
          <w:t xml:space="preserve">Done. </w:t>
        </w:r>
      </w:ins>
    </w:p>
    <w:p w14:paraId="12E1FF28" w14:textId="77777777" w:rsidR="00B32317" w:rsidRPr="00BF2F57" w:rsidRDefault="00B32317" w:rsidP="00B32317">
      <w:pPr>
        <w:rPr>
          <w:ins w:id="611" w:author="Helena I Mcmonagle" w:date="2024-09-29T16:11:00Z" w16du:dateUtc="2024-09-29T23:11:00Z"/>
          <w:rFonts w:ascii="Times New Roman" w:hAnsi="Times New Roman" w:cs="Times New Roman"/>
        </w:rPr>
      </w:pPr>
    </w:p>
    <w:p w14:paraId="0306632C" w14:textId="77777777" w:rsidR="00B32317" w:rsidRPr="00BF2F57" w:rsidRDefault="00B32317" w:rsidP="00B32317">
      <w:pPr>
        <w:rPr>
          <w:ins w:id="612" w:author="Helena I Mcmonagle" w:date="2024-09-29T16:11:00Z" w16du:dateUtc="2024-09-29T23:11:00Z"/>
          <w:rFonts w:ascii="Times New Roman" w:hAnsi="Times New Roman" w:cs="Times New Roman"/>
        </w:rPr>
      </w:pPr>
      <w:ins w:id="613" w:author="Helena I Mcmonagle" w:date="2024-09-29T16:11:00Z" w16du:dateUtc="2024-09-29T23:11:00Z">
        <w:r w:rsidRPr="00BF2F57">
          <w:rPr>
            <w:rFonts w:ascii="Times New Roman" w:hAnsi="Times New Roman" w:cs="Times New Roman"/>
            <w:i/>
            <w:iCs/>
          </w:rPr>
          <w:t xml:space="preserve">Line 180 (now </w:t>
        </w:r>
        <w:r>
          <w:rPr>
            <w:rFonts w:ascii="Times New Roman" w:hAnsi="Times New Roman" w:cs="Times New Roman"/>
            <w:i/>
            <w:iCs/>
          </w:rPr>
          <w:t>209</w:t>
        </w:r>
        <w:r w:rsidRPr="00BF2F57">
          <w:rPr>
            <w:rFonts w:ascii="Times New Roman" w:hAnsi="Times New Roman" w:cs="Times New Roman"/>
            <w:i/>
            <w:iCs/>
          </w:rPr>
          <w:t>): Change “identified from MOCNESS-10 tows, this focus” to “identified from MOCNESS-10 tows, this focuses”</w:t>
        </w:r>
      </w:ins>
    </w:p>
    <w:p w14:paraId="271746F5" w14:textId="77777777" w:rsidR="00B32317" w:rsidRPr="00BF2F57" w:rsidRDefault="00B32317" w:rsidP="00B32317">
      <w:pPr>
        <w:rPr>
          <w:ins w:id="614" w:author="Helena I Mcmonagle" w:date="2024-09-29T16:11:00Z" w16du:dateUtc="2024-09-29T23:11:00Z"/>
          <w:rFonts w:ascii="Times New Roman" w:hAnsi="Times New Roman" w:cs="Times New Roman"/>
        </w:rPr>
      </w:pPr>
    </w:p>
    <w:p w14:paraId="4309F2C8" w14:textId="77777777" w:rsidR="00B32317" w:rsidRPr="00BF2F57" w:rsidRDefault="00B32317" w:rsidP="00B32317">
      <w:pPr>
        <w:rPr>
          <w:ins w:id="615" w:author="Helena I Mcmonagle" w:date="2024-09-29T16:11:00Z" w16du:dateUtc="2024-09-29T23:11:00Z"/>
          <w:rFonts w:ascii="Times New Roman" w:hAnsi="Times New Roman" w:cs="Times New Roman"/>
        </w:rPr>
      </w:pPr>
      <w:ins w:id="616" w:author="Helena I Mcmonagle" w:date="2024-09-29T16:11:00Z" w16du:dateUtc="2024-09-29T23:11:00Z">
        <w:r w:rsidRPr="00BF2F57">
          <w:rPr>
            <w:rFonts w:ascii="Times New Roman" w:hAnsi="Times New Roman" w:cs="Times New Roman"/>
          </w:rPr>
          <w:t xml:space="preserve">We fixed this wording to clarify. </w:t>
        </w:r>
      </w:ins>
    </w:p>
    <w:p w14:paraId="6FB3C1F6" w14:textId="77777777" w:rsidR="00B32317" w:rsidRPr="00BF2F57" w:rsidRDefault="00B32317" w:rsidP="00B32317">
      <w:pPr>
        <w:rPr>
          <w:ins w:id="617" w:author="Helena I Mcmonagle" w:date="2024-09-29T16:11:00Z" w16du:dateUtc="2024-09-29T23:11:00Z"/>
          <w:rFonts w:ascii="Times New Roman" w:hAnsi="Times New Roman" w:cs="Times New Roman"/>
        </w:rPr>
      </w:pPr>
    </w:p>
    <w:p w14:paraId="5E24FC5E" w14:textId="77777777" w:rsidR="00B32317" w:rsidRPr="00F879AB" w:rsidRDefault="00B32317" w:rsidP="00B32317">
      <w:pPr>
        <w:autoSpaceDE w:val="0"/>
        <w:autoSpaceDN w:val="0"/>
        <w:adjustRightInd w:val="0"/>
        <w:rPr>
          <w:ins w:id="618" w:author="Helena I Mcmonagle" w:date="2024-09-29T16:11:00Z" w16du:dateUtc="2024-09-29T23:11:00Z"/>
          <w:rFonts w:ascii="Times New Roman" w:hAnsi="Times New Roman" w:cs="Times New Roman"/>
          <w:i/>
          <w:iCs/>
        </w:rPr>
      </w:pPr>
      <w:ins w:id="619" w:author="Helena I Mcmonagle" w:date="2024-09-29T16:11:00Z" w16du:dateUtc="2024-09-29T23:11:00Z">
        <w:r w:rsidRPr="00BF2F57">
          <w:rPr>
            <w:rFonts w:ascii="Times New Roman" w:hAnsi="Times New Roman" w:cs="Times New Roman"/>
            <w:i/>
            <w:iCs/>
          </w:rPr>
          <w:t xml:space="preserve">Line 201 (now </w:t>
        </w:r>
        <w:r>
          <w:rPr>
            <w:rFonts w:ascii="Times New Roman" w:hAnsi="Times New Roman" w:cs="Times New Roman"/>
            <w:i/>
            <w:iCs/>
          </w:rPr>
          <w:t>238</w:t>
        </w:r>
        <w:r w:rsidRPr="00BF2F57">
          <w:rPr>
            <w:rFonts w:ascii="Times New Roman" w:hAnsi="Times New Roman" w:cs="Times New Roman"/>
            <w:i/>
            <w:iCs/>
          </w:rPr>
          <w:t>):</w:t>
        </w:r>
        <w:r w:rsidRPr="00BF2F57">
          <w:rPr>
            <w:rFonts w:ascii="Times New Roman" w:hAnsi="Times New Roman" w:cs="Times New Roman"/>
          </w:rPr>
          <w:t xml:space="preserve"> </w:t>
        </w:r>
        <w:proofErr w:type="spellStart"/>
        <w:r w:rsidRPr="00BF2F57">
          <w:rPr>
            <w:rFonts w:ascii="Times New Roman" w:hAnsi="Times New Roman" w:cs="Times New Roman"/>
            <w:i/>
            <w:iCs/>
          </w:rPr>
          <w:t>Aereal</w:t>
        </w:r>
        <w:proofErr w:type="spellEnd"/>
        <w:r w:rsidRPr="00BF2F57">
          <w:rPr>
            <w:rFonts w:ascii="Times New Roman" w:hAnsi="Times New Roman" w:cs="Times New Roman"/>
            <w:i/>
            <w:iCs/>
          </w:rPr>
          <w:t xml:space="preserve"> biomass density is presented earlier when you explain C flux per </w:t>
        </w:r>
        <w:proofErr w:type="spellStart"/>
        <w:r w:rsidRPr="00BF2F57">
          <w:rPr>
            <w:rFonts w:ascii="Times New Roman" w:hAnsi="Times New Roman" w:cs="Times New Roman"/>
            <w:i/>
            <w:iCs/>
          </w:rPr>
          <w:t>aereal</w:t>
        </w:r>
        <w:proofErr w:type="spellEnd"/>
        <w:r w:rsidRPr="00BF2F57">
          <w:rPr>
            <w:rFonts w:ascii="Times New Roman" w:hAnsi="Times New Roman" w:cs="Times New Roman"/>
            <w:i/>
            <w:iCs/>
          </w:rPr>
          <w:t xml:space="preserve"> biomass density of fish per day, but is not defined until line 227. I would define this component earlier with the first equation,</w:t>
        </w:r>
        <w:r>
          <w:rPr>
            <w:rFonts w:ascii="Times New Roman" w:hAnsi="Times New Roman" w:cs="Times New Roman"/>
            <w:i/>
            <w:iCs/>
          </w:rPr>
          <w:t xml:space="preserve"> </w:t>
        </w:r>
        <w:r w:rsidRPr="00BF2F57">
          <w:rPr>
            <w:rFonts w:ascii="Times New Roman" w:hAnsi="Times New Roman" w:cs="Times New Roman"/>
            <w:i/>
            <w:iCs/>
          </w:rPr>
          <w:t>before simulated tows. I think this is especially important to clarify given it is also used in your simulated tows before you define it.</w:t>
        </w:r>
      </w:ins>
    </w:p>
    <w:p w14:paraId="4BF281AE" w14:textId="77777777" w:rsidR="00B32317" w:rsidRPr="00BF2F57" w:rsidRDefault="00B32317" w:rsidP="00B32317">
      <w:pPr>
        <w:rPr>
          <w:ins w:id="620" w:author="Helena I Mcmonagle" w:date="2024-09-29T16:11:00Z" w16du:dateUtc="2024-09-29T23:11:00Z"/>
          <w:rFonts w:ascii="Times New Roman" w:hAnsi="Times New Roman" w:cs="Times New Roman"/>
        </w:rPr>
      </w:pPr>
    </w:p>
    <w:p w14:paraId="3165E0C1" w14:textId="77777777" w:rsidR="00B32317" w:rsidRPr="00BF2F57" w:rsidRDefault="00B32317" w:rsidP="00B32317">
      <w:pPr>
        <w:rPr>
          <w:ins w:id="621" w:author="Helena I Mcmonagle" w:date="2024-09-29T16:11:00Z" w16du:dateUtc="2024-09-29T23:11:00Z"/>
          <w:rFonts w:ascii="Times New Roman" w:hAnsi="Times New Roman" w:cs="Times New Roman"/>
        </w:rPr>
      </w:pPr>
      <w:ins w:id="622" w:author="Helena I Mcmonagle" w:date="2024-09-29T16:11:00Z" w16du:dateUtc="2024-09-29T23:11:00Z">
        <w:r w:rsidRPr="00BF2F57">
          <w:rPr>
            <w:rFonts w:ascii="Times New Roman" w:hAnsi="Times New Roman" w:cs="Times New Roman"/>
          </w:rPr>
          <w:t xml:space="preserve">We agree it would be good to briefly define areal biomass density as soon as it is mentioned. We have edited this paragraph accordingly to incorporate this suggestion. </w:t>
        </w:r>
      </w:ins>
    </w:p>
    <w:p w14:paraId="2C6C1F36" w14:textId="77777777" w:rsidR="00B32317" w:rsidRPr="00BF2F57" w:rsidRDefault="00B32317" w:rsidP="00B32317">
      <w:pPr>
        <w:rPr>
          <w:ins w:id="623" w:author="Helena I Mcmonagle" w:date="2024-09-29T16:11:00Z" w16du:dateUtc="2024-09-29T23:11:00Z"/>
          <w:rFonts w:ascii="Times New Roman" w:hAnsi="Times New Roman" w:cs="Times New Roman"/>
        </w:rPr>
      </w:pPr>
    </w:p>
    <w:p w14:paraId="4AF61EF4" w14:textId="77777777" w:rsidR="00B32317" w:rsidRDefault="00B32317" w:rsidP="00B32317">
      <w:pPr>
        <w:autoSpaceDE w:val="0"/>
        <w:autoSpaceDN w:val="0"/>
        <w:adjustRightInd w:val="0"/>
        <w:rPr>
          <w:ins w:id="624" w:author="Helena I Mcmonagle" w:date="2024-09-29T16:11:00Z" w16du:dateUtc="2024-09-29T23:11:00Z"/>
          <w:rFonts w:ascii="Times New Roman" w:hAnsi="Times New Roman" w:cs="Times New Roman"/>
          <w:i/>
          <w:iCs/>
        </w:rPr>
      </w:pPr>
      <w:ins w:id="625" w:author="Helena I Mcmonagle" w:date="2024-09-29T16:11:00Z" w16du:dateUtc="2024-09-29T23:11:00Z">
        <w:r w:rsidRPr="00BF2F57">
          <w:rPr>
            <w:rFonts w:ascii="Times New Roman" w:hAnsi="Times New Roman" w:cs="Times New Roman"/>
            <w:i/>
            <w:iCs/>
          </w:rPr>
          <w:t>Line 215 (now 2</w:t>
        </w:r>
        <w:r>
          <w:rPr>
            <w:rFonts w:ascii="Times New Roman" w:hAnsi="Times New Roman" w:cs="Times New Roman"/>
            <w:i/>
            <w:iCs/>
          </w:rPr>
          <w:t>55</w:t>
        </w:r>
        <w:r w:rsidRPr="00BF2F57">
          <w:rPr>
            <w:rFonts w:ascii="Times New Roman" w:hAnsi="Times New Roman" w:cs="Times New Roman"/>
            <w:i/>
            <w:iCs/>
          </w:rPr>
          <w:t xml:space="preserve">): “Simulated tow” feels a bit under-explained, and could benefit from some clarity. Is this standard practice for determining uncertainty around tow catch biomass – do the data need to be assumed as normal to do this; are the data already normal, </w:t>
        </w:r>
        <w:proofErr w:type="spellStart"/>
        <w:r w:rsidRPr="00BF2F57">
          <w:rPr>
            <w:rFonts w:ascii="Times New Roman" w:hAnsi="Times New Roman" w:cs="Times New Roman"/>
            <w:i/>
            <w:iCs/>
          </w:rPr>
          <w:t>etc</w:t>
        </w:r>
        <w:proofErr w:type="spellEnd"/>
        <w:r w:rsidRPr="00BF2F57">
          <w:rPr>
            <w:rFonts w:ascii="Times New Roman" w:hAnsi="Times New Roman" w:cs="Times New Roman"/>
            <w:i/>
            <w:iCs/>
          </w:rPr>
          <w:t>…. Is this used in other publications?</w:t>
        </w:r>
      </w:ins>
    </w:p>
    <w:p w14:paraId="5F0E434A" w14:textId="77777777" w:rsidR="00B32317" w:rsidRPr="00BF2F57" w:rsidRDefault="00B32317" w:rsidP="00B32317">
      <w:pPr>
        <w:autoSpaceDE w:val="0"/>
        <w:autoSpaceDN w:val="0"/>
        <w:adjustRightInd w:val="0"/>
        <w:rPr>
          <w:ins w:id="626" w:author="Helena I Mcmonagle" w:date="2024-09-29T16:11:00Z" w16du:dateUtc="2024-09-29T23:11:00Z"/>
          <w:rFonts w:ascii="Times New Roman" w:hAnsi="Times New Roman" w:cs="Times New Roman"/>
          <w:i/>
          <w:iCs/>
        </w:rPr>
      </w:pPr>
    </w:p>
    <w:p w14:paraId="4138671E" w14:textId="77777777" w:rsidR="00B32317" w:rsidRPr="00BF2F57" w:rsidRDefault="00B32317" w:rsidP="00B32317">
      <w:pPr>
        <w:rPr>
          <w:ins w:id="627" w:author="Helena I Mcmonagle" w:date="2024-09-29T16:11:00Z" w16du:dateUtc="2024-09-29T23:11:00Z"/>
          <w:rFonts w:ascii="Times New Roman" w:hAnsi="Times New Roman" w:cs="Times New Roman"/>
        </w:rPr>
      </w:pPr>
      <w:ins w:id="628" w:author="Helena I Mcmonagle" w:date="2024-09-29T16:11:00Z" w16du:dateUtc="2024-09-29T23:11:00Z">
        <w:r w:rsidRPr="00BF2F57">
          <w:rPr>
            <w:rFonts w:ascii="Times New Roman" w:hAnsi="Times New Roman" w:cs="Times New Roman"/>
          </w:rPr>
          <w:t>Fair point! We have further explained why we simulate tows in subsequent sensitivity analyses from a true distribution estimated using empirical data.</w:t>
        </w:r>
        <w:r>
          <w:rPr>
            <w:rFonts w:ascii="Times New Roman" w:hAnsi="Times New Roman" w:cs="Times New Roman"/>
          </w:rPr>
          <w:t xml:space="preserve"> A normal distribution is a simple approach whose limitations (e.g. tends to have too few observations in the tails, compared to so, a Student’s T) are well known. We lack sufficient data to draw conclusions about the underlying probability distribution of tow caches. </w:t>
        </w:r>
        <w:r w:rsidRPr="00BF2F57">
          <w:rPr>
            <w:rFonts w:ascii="Times New Roman" w:hAnsi="Times New Roman" w:cs="Times New Roman"/>
          </w:rPr>
          <w:t xml:space="preserve"> </w:t>
        </w:r>
      </w:ins>
    </w:p>
    <w:p w14:paraId="2BD8BFB1" w14:textId="77777777" w:rsidR="00B32317" w:rsidRPr="00BF2F57" w:rsidRDefault="00B32317" w:rsidP="00B32317">
      <w:pPr>
        <w:rPr>
          <w:ins w:id="629" w:author="Helena I Mcmonagle" w:date="2024-09-29T16:11:00Z" w16du:dateUtc="2024-09-29T23:11:00Z"/>
          <w:rFonts w:ascii="Times New Roman" w:hAnsi="Times New Roman" w:cs="Times New Roman"/>
        </w:rPr>
      </w:pPr>
    </w:p>
    <w:p w14:paraId="353EC251" w14:textId="77777777" w:rsidR="00B32317" w:rsidRPr="00BF2F57" w:rsidRDefault="00B32317" w:rsidP="00B32317">
      <w:pPr>
        <w:autoSpaceDE w:val="0"/>
        <w:autoSpaceDN w:val="0"/>
        <w:adjustRightInd w:val="0"/>
        <w:rPr>
          <w:ins w:id="630" w:author="Helena I Mcmonagle" w:date="2024-09-29T16:11:00Z" w16du:dateUtc="2024-09-29T23:11:00Z"/>
          <w:rFonts w:ascii="Times New Roman" w:hAnsi="Times New Roman" w:cs="Times New Roman"/>
          <w:i/>
          <w:iCs/>
        </w:rPr>
      </w:pPr>
      <w:ins w:id="631" w:author="Helena I Mcmonagle" w:date="2024-09-29T16:11:00Z" w16du:dateUtc="2024-09-29T23:11:00Z">
        <w:r w:rsidRPr="00BF2F57">
          <w:rPr>
            <w:rFonts w:ascii="Times New Roman" w:hAnsi="Times New Roman" w:cs="Times New Roman"/>
            <w:i/>
            <w:iCs/>
          </w:rPr>
          <w:t xml:space="preserve">Line 255 (now </w:t>
        </w:r>
        <w:r>
          <w:rPr>
            <w:rFonts w:ascii="Times New Roman" w:hAnsi="Times New Roman" w:cs="Times New Roman"/>
            <w:i/>
            <w:iCs/>
          </w:rPr>
          <w:t>299</w:t>
        </w:r>
        <w:r w:rsidRPr="00BF2F57">
          <w:rPr>
            <w:rFonts w:ascii="Times New Roman" w:hAnsi="Times New Roman" w:cs="Times New Roman"/>
            <w:i/>
            <w:iCs/>
          </w:rPr>
          <w:t xml:space="preserve">): “[DOC] independent from egestion” – do you mean carbon leeching from fecal pellets? I would clarify this as those reading may not be intimately familiar with these mechanics, given this is </w:t>
        </w:r>
        <w:proofErr w:type="gramStart"/>
        <w:r w:rsidRPr="00BF2F57">
          <w:rPr>
            <w:rFonts w:ascii="Times New Roman" w:hAnsi="Times New Roman" w:cs="Times New Roman"/>
            <w:i/>
            <w:iCs/>
          </w:rPr>
          <w:t>an interdisciplinary</w:t>
        </w:r>
        <w:proofErr w:type="gramEnd"/>
      </w:ins>
    </w:p>
    <w:p w14:paraId="43B16F2C" w14:textId="77777777" w:rsidR="00B32317" w:rsidRPr="00BF2F57" w:rsidRDefault="00B32317" w:rsidP="00B32317">
      <w:pPr>
        <w:rPr>
          <w:ins w:id="632" w:author="Helena I Mcmonagle" w:date="2024-09-29T16:11:00Z" w16du:dateUtc="2024-09-29T23:11:00Z"/>
          <w:rFonts w:ascii="Times New Roman" w:hAnsi="Times New Roman" w:cs="Times New Roman"/>
          <w:i/>
          <w:iCs/>
        </w:rPr>
      </w:pPr>
      <w:ins w:id="633" w:author="Helena I Mcmonagle" w:date="2024-09-29T16:11:00Z" w16du:dateUtc="2024-09-29T23:11:00Z">
        <w:r w:rsidRPr="00BF2F57">
          <w:rPr>
            <w:rFonts w:ascii="Times New Roman" w:hAnsi="Times New Roman" w:cs="Times New Roman"/>
            <w:i/>
            <w:iCs/>
          </w:rPr>
          <w:t>topic.</w:t>
        </w:r>
      </w:ins>
    </w:p>
    <w:p w14:paraId="0902CB59" w14:textId="77777777" w:rsidR="00B32317" w:rsidRPr="00BF2F57" w:rsidRDefault="00B32317" w:rsidP="00B32317">
      <w:pPr>
        <w:rPr>
          <w:ins w:id="634" w:author="Helena I Mcmonagle" w:date="2024-09-29T16:11:00Z" w16du:dateUtc="2024-09-29T23:11:00Z"/>
          <w:rFonts w:ascii="Times New Roman" w:hAnsi="Times New Roman" w:cs="Times New Roman"/>
          <w:i/>
          <w:iCs/>
        </w:rPr>
      </w:pPr>
    </w:p>
    <w:p w14:paraId="4B3FB913" w14:textId="77777777" w:rsidR="00B32317" w:rsidRPr="00BF2F57" w:rsidRDefault="00B32317" w:rsidP="00B32317">
      <w:pPr>
        <w:rPr>
          <w:ins w:id="635" w:author="Helena I Mcmonagle" w:date="2024-09-29T16:11:00Z" w16du:dateUtc="2024-09-29T23:11:00Z"/>
          <w:rFonts w:ascii="Times New Roman" w:hAnsi="Times New Roman" w:cs="Times New Roman"/>
        </w:rPr>
      </w:pPr>
      <w:ins w:id="636" w:author="Helena I Mcmonagle" w:date="2024-09-29T16:11:00Z" w16du:dateUtc="2024-09-29T23:11:00Z">
        <w:r w:rsidRPr="00BF2F57">
          <w:rPr>
            <w:rFonts w:ascii="Times New Roman" w:hAnsi="Times New Roman" w:cs="Times New Roman"/>
          </w:rPr>
          <w:t xml:space="preserve">Definitely worth explaining for a wider audience. We </w:t>
        </w:r>
        <w:r>
          <w:rPr>
            <w:rFonts w:ascii="Times New Roman" w:hAnsi="Times New Roman" w:cs="Times New Roman"/>
          </w:rPr>
          <w:t>now</w:t>
        </w:r>
        <w:r w:rsidRPr="00BF2F57">
          <w:rPr>
            <w:rFonts w:ascii="Times New Roman" w:hAnsi="Times New Roman" w:cs="Times New Roman"/>
          </w:rPr>
          <w:t xml:space="preserve"> provide examples of what we mean by fish DOC sources. </w:t>
        </w:r>
      </w:ins>
    </w:p>
    <w:p w14:paraId="66ABDA07" w14:textId="77777777" w:rsidR="00B32317" w:rsidRPr="00BF2F57" w:rsidRDefault="00B32317" w:rsidP="00B32317">
      <w:pPr>
        <w:rPr>
          <w:ins w:id="637" w:author="Helena I Mcmonagle" w:date="2024-09-29T16:11:00Z" w16du:dateUtc="2024-09-29T23:11:00Z"/>
          <w:rFonts w:ascii="Times New Roman" w:hAnsi="Times New Roman" w:cs="Times New Roman"/>
        </w:rPr>
      </w:pPr>
    </w:p>
    <w:p w14:paraId="69D82D5C" w14:textId="77777777" w:rsidR="00B32317" w:rsidRPr="00BF2F57" w:rsidRDefault="00B32317" w:rsidP="00B32317">
      <w:pPr>
        <w:autoSpaceDE w:val="0"/>
        <w:autoSpaceDN w:val="0"/>
        <w:adjustRightInd w:val="0"/>
        <w:rPr>
          <w:ins w:id="638" w:author="Helena I Mcmonagle" w:date="2024-09-29T16:11:00Z" w16du:dateUtc="2024-09-29T23:11:00Z"/>
          <w:rFonts w:ascii="Times New Roman" w:hAnsi="Times New Roman" w:cs="Times New Roman"/>
          <w:i/>
          <w:iCs/>
        </w:rPr>
      </w:pPr>
      <w:ins w:id="639" w:author="Helena I Mcmonagle" w:date="2024-09-29T16:11:00Z" w16du:dateUtc="2024-09-29T23:11:00Z">
        <w:r w:rsidRPr="00BF2F57">
          <w:rPr>
            <w:rFonts w:ascii="Times New Roman" w:hAnsi="Times New Roman" w:cs="Times New Roman"/>
            <w:i/>
            <w:iCs/>
          </w:rPr>
          <w:t>Line 256-262: Excellent and pithy explanation of inclusion of specific dynamic action related respiration. I agree with this methodology, and really nice to see it reflected in the gut of the catch; your respiration component</w:t>
        </w:r>
        <w:r>
          <w:rPr>
            <w:rFonts w:ascii="Times New Roman" w:hAnsi="Times New Roman" w:cs="Times New Roman"/>
            <w:i/>
            <w:iCs/>
          </w:rPr>
          <w:t xml:space="preserve"> </w:t>
        </w:r>
        <w:r w:rsidRPr="00BF2F57">
          <w:rPr>
            <w:rFonts w:ascii="Times New Roman" w:hAnsi="Times New Roman" w:cs="Times New Roman"/>
            <w:i/>
            <w:iCs/>
          </w:rPr>
          <w:t>is solid.</w:t>
        </w:r>
      </w:ins>
    </w:p>
    <w:p w14:paraId="25511510" w14:textId="77777777" w:rsidR="00B32317" w:rsidRPr="00BF2F57" w:rsidRDefault="00B32317" w:rsidP="00B32317">
      <w:pPr>
        <w:rPr>
          <w:ins w:id="640" w:author="Helena I Mcmonagle" w:date="2024-09-29T16:11:00Z" w16du:dateUtc="2024-09-29T23:11:00Z"/>
          <w:rFonts w:ascii="Times New Roman" w:hAnsi="Times New Roman" w:cs="Times New Roman"/>
          <w:i/>
          <w:iCs/>
        </w:rPr>
      </w:pPr>
    </w:p>
    <w:p w14:paraId="32A1DD35" w14:textId="77777777" w:rsidR="00B32317" w:rsidRPr="00BF2F57" w:rsidRDefault="00B32317" w:rsidP="00B32317">
      <w:pPr>
        <w:rPr>
          <w:ins w:id="641" w:author="Helena I Mcmonagle" w:date="2024-09-29T16:11:00Z" w16du:dateUtc="2024-09-29T23:11:00Z"/>
          <w:rFonts w:ascii="Times New Roman" w:hAnsi="Times New Roman" w:cs="Times New Roman"/>
        </w:rPr>
      </w:pPr>
      <w:ins w:id="642" w:author="Helena I Mcmonagle" w:date="2024-09-29T16:11:00Z" w16du:dateUtc="2024-09-29T23:11:00Z">
        <w:r w:rsidRPr="00BF2F57">
          <w:rPr>
            <w:rFonts w:ascii="Times New Roman" w:hAnsi="Times New Roman" w:cs="Times New Roman"/>
          </w:rPr>
          <w:t xml:space="preserve">Thank you! </w:t>
        </w:r>
      </w:ins>
    </w:p>
    <w:p w14:paraId="06AFFE4B" w14:textId="77777777" w:rsidR="00B32317" w:rsidRPr="00BF2F57" w:rsidRDefault="00B32317" w:rsidP="00B32317">
      <w:pPr>
        <w:rPr>
          <w:ins w:id="643" w:author="Helena I Mcmonagle" w:date="2024-09-29T16:11:00Z" w16du:dateUtc="2024-09-29T23:11:00Z"/>
          <w:rFonts w:ascii="Times New Roman" w:hAnsi="Times New Roman" w:cs="Times New Roman"/>
        </w:rPr>
      </w:pPr>
    </w:p>
    <w:p w14:paraId="28BB3407" w14:textId="77777777" w:rsidR="00B32317" w:rsidRPr="00BF2F57" w:rsidRDefault="00B32317" w:rsidP="00B32317">
      <w:pPr>
        <w:autoSpaceDE w:val="0"/>
        <w:autoSpaceDN w:val="0"/>
        <w:adjustRightInd w:val="0"/>
        <w:rPr>
          <w:ins w:id="644" w:author="Helena I Mcmonagle" w:date="2024-09-29T16:11:00Z" w16du:dateUtc="2024-09-29T23:11:00Z"/>
          <w:rFonts w:ascii="Times New Roman" w:hAnsi="Times New Roman" w:cs="Times New Roman"/>
          <w:i/>
          <w:iCs/>
        </w:rPr>
      </w:pPr>
      <w:ins w:id="645" w:author="Helena I Mcmonagle" w:date="2024-09-29T16:11:00Z" w16du:dateUtc="2024-09-29T23:11:00Z">
        <w:r w:rsidRPr="00BF2F57">
          <w:rPr>
            <w:rFonts w:ascii="Times New Roman" w:hAnsi="Times New Roman" w:cs="Times New Roman"/>
            <w:i/>
            <w:iCs/>
          </w:rPr>
          <w:t>Line 276-277 (now 295-298): Sentence starting with “We also consider…” could benefit from being reworded for improved clarity. Ending with “...zooplankton that may have otherwise migrated and released carbon above the flux boundary” would be sufficient.</w:t>
        </w:r>
      </w:ins>
    </w:p>
    <w:p w14:paraId="30C7AD89" w14:textId="77777777" w:rsidR="00B32317" w:rsidRPr="00BF2F57" w:rsidRDefault="00B32317" w:rsidP="00B32317">
      <w:pPr>
        <w:rPr>
          <w:ins w:id="646" w:author="Helena I Mcmonagle" w:date="2024-09-29T16:11:00Z" w16du:dateUtc="2024-09-29T23:11:00Z"/>
          <w:rFonts w:ascii="Times New Roman" w:hAnsi="Times New Roman" w:cs="Times New Roman"/>
          <w:i/>
          <w:iCs/>
        </w:rPr>
      </w:pPr>
    </w:p>
    <w:p w14:paraId="77593510" w14:textId="77777777" w:rsidR="00B32317" w:rsidRPr="00BF2F57" w:rsidRDefault="00B32317" w:rsidP="00B32317">
      <w:pPr>
        <w:rPr>
          <w:ins w:id="647" w:author="Helena I Mcmonagle" w:date="2024-09-29T16:11:00Z" w16du:dateUtc="2024-09-29T23:11:00Z"/>
          <w:rFonts w:ascii="Times New Roman" w:hAnsi="Times New Roman" w:cs="Times New Roman"/>
        </w:rPr>
      </w:pPr>
      <w:ins w:id="648" w:author="Helena I Mcmonagle" w:date="2024-09-29T16:11:00Z" w16du:dateUtc="2024-09-29T23:11:00Z">
        <w:r w:rsidRPr="00BF2F57">
          <w:rPr>
            <w:rFonts w:ascii="Times New Roman" w:hAnsi="Times New Roman" w:cs="Times New Roman"/>
          </w:rPr>
          <w:lastRenderedPageBreak/>
          <w:t xml:space="preserve">That sounds good. We have edited for clarity as suggested. </w:t>
        </w:r>
      </w:ins>
    </w:p>
    <w:p w14:paraId="34558DEA" w14:textId="77777777" w:rsidR="00B32317" w:rsidRPr="00BF2F57" w:rsidRDefault="00B32317" w:rsidP="00B32317">
      <w:pPr>
        <w:rPr>
          <w:ins w:id="649" w:author="Helena I Mcmonagle" w:date="2024-09-29T16:11:00Z" w16du:dateUtc="2024-09-29T23:11:00Z"/>
          <w:rFonts w:ascii="Times New Roman" w:hAnsi="Times New Roman" w:cs="Times New Roman"/>
        </w:rPr>
      </w:pPr>
    </w:p>
    <w:p w14:paraId="51322173" w14:textId="77777777" w:rsidR="00B32317" w:rsidRPr="00BF2F57" w:rsidRDefault="00B32317" w:rsidP="00B32317">
      <w:pPr>
        <w:autoSpaceDE w:val="0"/>
        <w:autoSpaceDN w:val="0"/>
        <w:adjustRightInd w:val="0"/>
        <w:rPr>
          <w:ins w:id="650" w:author="Helena I Mcmonagle" w:date="2024-09-29T16:11:00Z" w16du:dateUtc="2024-09-29T23:11:00Z"/>
          <w:rFonts w:ascii="Times New Roman" w:hAnsi="Times New Roman" w:cs="Times New Roman"/>
          <w:i/>
          <w:iCs/>
        </w:rPr>
      </w:pPr>
      <w:ins w:id="651" w:author="Helena I Mcmonagle" w:date="2024-09-29T16:11:00Z" w16du:dateUtc="2024-09-29T23:11:00Z">
        <w:r w:rsidRPr="00BF2F57">
          <w:rPr>
            <w:rFonts w:ascii="Times New Roman" w:hAnsi="Times New Roman" w:cs="Times New Roman"/>
            <w:i/>
            <w:iCs/>
          </w:rPr>
          <w:t xml:space="preserve">Lines 278-280 (now </w:t>
        </w:r>
        <w:r>
          <w:rPr>
            <w:rFonts w:ascii="Times New Roman" w:hAnsi="Times New Roman" w:cs="Times New Roman"/>
            <w:i/>
            <w:iCs/>
          </w:rPr>
          <w:t>line 323-325</w:t>
        </w:r>
        <w:r w:rsidRPr="00BF2F57">
          <w:rPr>
            <w:rFonts w:ascii="Times New Roman" w:hAnsi="Times New Roman" w:cs="Times New Roman"/>
            <w:i/>
            <w:iCs/>
          </w:rPr>
          <w:t>): This sentence is confusing; could benefit by clarifying “ingestion of energy needed to meet the sum of energy requirements and energy lost to respiration…” this makes it more of an equation, which is</w:t>
        </w:r>
        <w:r>
          <w:rPr>
            <w:rFonts w:ascii="Times New Roman" w:hAnsi="Times New Roman" w:cs="Times New Roman"/>
            <w:i/>
            <w:iCs/>
          </w:rPr>
          <w:t xml:space="preserve"> </w:t>
        </w:r>
        <w:r w:rsidRPr="00BF2F57">
          <w:rPr>
            <w:rFonts w:ascii="Times New Roman" w:hAnsi="Times New Roman" w:cs="Times New Roman"/>
            <w:i/>
            <w:iCs/>
          </w:rPr>
          <w:t xml:space="preserve">what the Kitchell equation is: conservation of mass balance. When you </w:t>
        </w:r>
        <w:proofErr w:type="gramStart"/>
        <w:r w:rsidRPr="00BF2F57">
          <w:rPr>
            <w:rFonts w:ascii="Times New Roman" w:hAnsi="Times New Roman" w:cs="Times New Roman"/>
            <w:i/>
            <w:iCs/>
          </w:rPr>
          <w:t>say</w:t>
        </w:r>
        <w:proofErr w:type="gramEnd"/>
        <w:r w:rsidRPr="00BF2F57">
          <w:rPr>
            <w:rFonts w:ascii="Times New Roman" w:hAnsi="Times New Roman" w:cs="Times New Roman"/>
            <w:i/>
            <w:iCs/>
          </w:rPr>
          <w:t xml:space="preserve"> “energy requirements”, do you mean for maintenance only? i.e., the fish is not growing (or starving)? Or do you mean maintenance plus a certain amount of growth? If the latter, how are you estimating growth? When you </w:t>
        </w:r>
        <w:proofErr w:type="gramStart"/>
        <w:r w:rsidRPr="00BF2F57">
          <w:rPr>
            <w:rFonts w:ascii="Times New Roman" w:hAnsi="Times New Roman" w:cs="Times New Roman"/>
            <w:i/>
            <w:iCs/>
          </w:rPr>
          <w:t>say</w:t>
        </w:r>
        <w:proofErr w:type="gramEnd"/>
        <w:r w:rsidRPr="00BF2F57">
          <w:rPr>
            <w:rFonts w:ascii="Times New Roman" w:hAnsi="Times New Roman" w:cs="Times New Roman"/>
            <w:i/>
            <w:iCs/>
          </w:rPr>
          <w:t xml:space="preserve"> “standard base energy budget for fishes”, you should clarify that this is a set of equations that need not be species-specific. I could see a situation in which this is misunderstood for a “mean” budget of all fishes or the like.</w:t>
        </w:r>
      </w:ins>
    </w:p>
    <w:p w14:paraId="0B3A11A5" w14:textId="77777777" w:rsidR="00B32317" w:rsidRPr="00BF2F57" w:rsidRDefault="00B32317" w:rsidP="00B32317">
      <w:pPr>
        <w:rPr>
          <w:ins w:id="652" w:author="Helena I Mcmonagle" w:date="2024-09-29T16:11:00Z" w16du:dateUtc="2024-09-29T23:11:00Z"/>
          <w:rFonts w:ascii="Times New Roman" w:hAnsi="Times New Roman" w:cs="Times New Roman"/>
          <w:i/>
          <w:iCs/>
        </w:rPr>
      </w:pPr>
    </w:p>
    <w:p w14:paraId="4DC3AAC0" w14:textId="77777777" w:rsidR="00B32317" w:rsidRDefault="00B32317" w:rsidP="00B32317">
      <w:pPr>
        <w:rPr>
          <w:ins w:id="653" w:author="Helena I Mcmonagle" w:date="2024-09-29T16:11:00Z" w16du:dateUtc="2024-09-29T23:11:00Z"/>
          <w:rFonts w:ascii="Times New Roman" w:hAnsi="Times New Roman" w:cs="Times New Roman"/>
        </w:rPr>
      </w:pPr>
      <w:ins w:id="654" w:author="Helena I Mcmonagle" w:date="2024-09-29T16:11:00Z" w16du:dateUtc="2024-09-29T23:11:00Z">
        <w:r>
          <w:rPr>
            <w:rFonts w:ascii="Times New Roman" w:hAnsi="Times New Roman" w:cs="Times New Roman"/>
          </w:rPr>
          <w:t xml:space="preserve">That’s correct, that this is a Kitchell style bioenergetics approach where consumption is estimated from energetic needs. </w:t>
        </w:r>
        <w:r w:rsidRPr="00BF2F57">
          <w:rPr>
            <w:rFonts w:ascii="Times New Roman" w:hAnsi="Times New Roman" w:cs="Times New Roman"/>
          </w:rPr>
          <w:t>We like the suggestion to edit as “the sum of energy requirements” and then go on to explain in greater detail what these energy requirements are, and how we define these categories of energy loss. We also clarify a little further</w:t>
        </w:r>
        <w:r>
          <w:rPr>
            <w:rFonts w:ascii="Times New Roman" w:hAnsi="Times New Roman" w:cs="Times New Roman"/>
          </w:rPr>
          <w:t xml:space="preserve"> in this paragraph</w:t>
        </w:r>
        <w:r w:rsidRPr="00BF2F57">
          <w:rPr>
            <w:rFonts w:ascii="Times New Roman" w:hAnsi="Times New Roman" w:cs="Times New Roman"/>
          </w:rPr>
          <w:t xml:space="preserve"> what is meant by standard base energy budget, both in terms of this being a set of equations and in terms of this being used to describe non-species specific energy flows for an individual fish (not a mean for all fishes)</w:t>
        </w:r>
        <w:r>
          <w:rPr>
            <w:rFonts w:ascii="Times New Roman" w:hAnsi="Times New Roman" w:cs="Times New Roman"/>
          </w:rPr>
          <w:t>.</w:t>
        </w:r>
      </w:ins>
    </w:p>
    <w:p w14:paraId="667A7059" w14:textId="77777777" w:rsidR="00B32317" w:rsidRPr="00BF2F57" w:rsidRDefault="00B32317" w:rsidP="00B32317">
      <w:pPr>
        <w:rPr>
          <w:ins w:id="655" w:author="Helena I Mcmonagle" w:date="2024-09-29T16:11:00Z" w16du:dateUtc="2024-09-29T23:11:00Z"/>
          <w:rFonts w:ascii="Times New Roman" w:hAnsi="Times New Roman" w:cs="Times New Roman"/>
        </w:rPr>
      </w:pPr>
    </w:p>
    <w:p w14:paraId="0234F60E" w14:textId="77777777" w:rsidR="00B32317" w:rsidRPr="00BF2F57" w:rsidRDefault="00B32317" w:rsidP="00B32317">
      <w:pPr>
        <w:autoSpaceDE w:val="0"/>
        <w:autoSpaceDN w:val="0"/>
        <w:adjustRightInd w:val="0"/>
        <w:rPr>
          <w:ins w:id="656" w:author="Helena I Mcmonagle" w:date="2024-09-29T16:11:00Z" w16du:dateUtc="2024-09-29T23:11:00Z"/>
          <w:rFonts w:ascii="Times New Roman" w:hAnsi="Times New Roman" w:cs="Times New Roman"/>
          <w:i/>
          <w:iCs/>
        </w:rPr>
      </w:pPr>
      <w:ins w:id="657" w:author="Helena I Mcmonagle" w:date="2024-09-29T16:11:00Z" w16du:dateUtc="2024-09-29T23:11:00Z">
        <w:r w:rsidRPr="00BF2F57">
          <w:rPr>
            <w:rFonts w:ascii="Times New Roman" w:hAnsi="Times New Roman" w:cs="Times New Roman"/>
          </w:rPr>
          <w:t>Line 288 (now 3</w:t>
        </w:r>
        <w:r>
          <w:rPr>
            <w:rFonts w:ascii="Times New Roman" w:hAnsi="Times New Roman" w:cs="Times New Roman"/>
          </w:rPr>
          <w:t>38</w:t>
        </w:r>
        <w:r w:rsidRPr="00BF2F57">
          <w:rPr>
            <w:rFonts w:ascii="Times New Roman" w:hAnsi="Times New Roman" w:cs="Times New Roman"/>
          </w:rPr>
          <w:t xml:space="preserve">): </w:t>
        </w:r>
        <w:r w:rsidRPr="00BF2F57">
          <w:rPr>
            <w:rFonts w:ascii="Times New Roman" w:hAnsi="Times New Roman" w:cs="Times New Roman"/>
            <w:i/>
            <w:iCs/>
          </w:rPr>
          <w:t xml:space="preserve">I would clarify that sinking particle flux is non fish- or zooplankton-mediated flux; fish also contribute to this sinking particle flux with fecal pellet egestion and it seems </w:t>
        </w:r>
        <w:proofErr w:type="spellStart"/>
        <w:r w:rsidRPr="00BF2F57">
          <w:rPr>
            <w:rFonts w:ascii="Times New Roman" w:hAnsi="Times New Roman" w:cs="Times New Roman"/>
            <w:i/>
            <w:iCs/>
          </w:rPr>
          <w:t>you</w:t>
        </w:r>
        <w:proofErr w:type="spellEnd"/>
        <w:r w:rsidRPr="00BF2F57">
          <w:rPr>
            <w:rFonts w:ascii="Times New Roman" w:hAnsi="Times New Roman" w:cs="Times New Roman"/>
            <w:i/>
            <w:iCs/>
          </w:rPr>
          <w:t xml:space="preserve"> account for egestion in your</w:t>
        </w:r>
        <w:r>
          <w:rPr>
            <w:rFonts w:ascii="Times New Roman" w:hAnsi="Times New Roman" w:cs="Times New Roman"/>
            <w:i/>
            <w:iCs/>
          </w:rPr>
          <w:t xml:space="preserve"> </w:t>
        </w:r>
        <w:r w:rsidRPr="00BF2F57">
          <w:rPr>
            <w:rFonts w:ascii="Times New Roman" w:hAnsi="Times New Roman" w:cs="Times New Roman"/>
            <w:i/>
            <w:iCs/>
          </w:rPr>
          <w:t>methodology, as well as in zooplankton flux component.</w:t>
        </w:r>
      </w:ins>
    </w:p>
    <w:p w14:paraId="44D023E5" w14:textId="77777777" w:rsidR="00B32317" w:rsidRPr="00BF2F57" w:rsidRDefault="00B32317" w:rsidP="00B32317">
      <w:pPr>
        <w:rPr>
          <w:ins w:id="658" w:author="Helena I Mcmonagle" w:date="2024-09-29T16:11:00Z" w16du:dateUtc="2024-09-29T23:11:00Z"/>
          <w:rFonts w:ascii="Times New Roman" w:hAnsi="Times New Roman" w:cs="Times New Roman"/>
          <w:i/>
          <w:iCs/>
        </w:rPr>
      </w:pPr>
    </w:p>
    <w:p w14:paraId="7FFDD37E" w14:textId="77777777" w:rsidR="00B32317" w:rsidRPr="00BF2F57" w:rsidRDefault="00B32317" w:rsidP="00B32317">
      <w:pPr>
        <w:rPr>
          <w:ins w:id="659" w:author="Helena I Mcmonagle" w:date="2024-09-29T16:11:00Z" w16du:dateUtc="2024-09-29T23:11:00Z"/>
          <w:rFonts w:ascii="Times New Roman" w:hAnsi="Times New Roman" w:cs="Times New Roman"/>
        </w:rPr>
      </w:pPr>
      <w:ins w:id="660" w:author="Helena I Mcmonagle" w:date="2024-09-29T16:11:00Z" w16du:dateUtc="2024-09-29T23:11:00Z">
        <w:r w:rsidRPr="00BF2F57">
          <w:rPr>
            <w:rFonts w:ascii="Times New Roman" w:hAnsi="Times New Roman" w:cs="Times New Roman"/>
          </w:rPr>
          <w:t xml:space="preserve">Agreed. We have clarified our definitions and calculations in this paragraph. </w:t>
        </w:r>
      </w:ins>
    </w:p>
    <w:p w14:paraId="47A78EAC" w14:textId="77777777" w:rsidR="00B32317" w:rsidRPr="00BF2F57" w:rsidRDefault="00B32317" w:rsidP="00B32317">
      <w:pPr>
        <w:rPr>
          <w:ins w:id="661" w:author="Helena I Mcmonagle" w:date="2024-09-29T16:11:00Z" w16du:dateUtc="2024-09-29T23:11:00Z"/>
          <w:rFonts w:ascii="Times New Roman" w:hAnsi="Times New Roman" w:cs="Times New Roman"/>
        </w:rPr>
      </w:pPr>
    </w:p>
    <w:p w14:paraId="021926BE" w14:textId="77777777" w:rsidR="00B32317" w:rsidRPr="00BF2F57" w:rsidRDefault="00B32317" w:rsidP="00B32317">
      <w:pPr>
        <w:autoSpaceDE w:val="0"/>
        <w:autoSpaceDN w:val="0"/>
        <w:adjustRightInd w:val="0"/>
        <w:rPr>
          <w:ins w:id="662" w:author="Helena I Mcmonagle" w:date="2024-09-29T16:11:00Z" w16du:dateUtc="2024-09-29T23:11:00Z"/>
          <w:rFonts w:ascii="Times New Roman" w:hAnsi="Times New Roman" w:cs="Times New Roman"/>
          <w:i/>
          <w:iCs/>
        </w:rPr>
      </w:pPr>
      <w:ins w:id="663" w:author="Helena I Mcmonagle" w:date="2024-09-29T16:11:00Z" w16du:dateUtc="2024-09-29T23:11:00Z">
        <w:r w:rsidRPr="00BF2F57">
          <w:rPr>
            <w:rFonts w:ascii="Times New Roman" w:hAnsi="Times New Roman" w:cs="Times New Roman"/>
            <w:i/>
            <w:iCs/>
          </w:rPr>
          <w:t>Lines 304-307 (now 3</w:t>
        </w:r>
        <w:r>
          <w:rPr>
            <w:rFonts w:ascii="Times New Roman" w:hAnsi="Times New Roman" w:cs="Times New Roman"/>
            <w:i/>
            <w:iCs/>
          </w:rPr>
          <w:t>65</w:t>
        </w:r>
        <w:r w:rsidRPr="00BF2F57">
          <w:rPr>
            <w:rFonts w:ascii="Times New Roman" w:hAnsi="Times New Roman" w:cs="Times New Roman"/>
            <w:i/>
            <w:iCs/>
          </w:rPr>
          <w:t>): The sentence starting with “The marginal carbon…” is confusing, consider rewording for clarity. The “to that which may otherwise be transported” is where I get thrown off. The comma after per capita can</w:t>
        </w:r>
      </w:ins>
    </w:p>
    <w:p w14:paraId="19EFFABA" w14:textId="77777777" w:rsidR="00B32317" w:rsidRPr="00BF2F57" w:rsidRDefault="00B32317" w:rsidP="00B32317">
      <w:pPr>
        <w:rPr>
          <w:ins w:id="664" w:author="Helena I Mcmonagle" w:date="2024-09-29T16:11:00Z" w16du:dateUtc="2024-09-29T23:11:00Z"/>
          <w:rFonts w:ascii="Times New Roman" w:hAnsi="Times New Roman" w:cs="Times New Roman"/>
          <w:i/>
          <w:iCs/>
        </w:rPr>
      </w:pPr>
      <w:ins w:id="665" w:author="Helena I Mcmonagle" w:date="2024-09-29T16:11:00Z" w16du:dateUtc="2024-09-29T23:11:00Z">
        <w:r w:rsidRPr="00BF2F57">
          <w:rPr>
            <w:rFonts w:ascii="Times New Roman" w:hAnsi="Times New Roman" w:cs="Times New Roman"/>
            <w:i/>
            <w:iCs/>
          </w:rPr>
          <w:t>be removed. What flux boundary are you selecting?</w:t>
        </w:r>
      </w:ins>
    </w:p>
    <w:p w14:paraId="267271CA" w14:textId="77777777" w:rsidR="00B32317" w:rsidRPr="00BF2F57" w:rsidRDefault="00B32317" w:rsidP="00B32317">
      <w:pPr>
        <w:rPr>
          <w:ins w:id="666" w:author="Helena I Mcmonagle" w:date="2024-09-29T16:11:00Z" w16du:dateUtc="2024-09-29T23:11:00Z"/>
          <w:rFonts w:ascii="Times New Roman" w:hAnsi="Times New Roman" w:cs="Times New Roman"/>
          <w:i/>
          <w:iCs/>
        </w:rPr>
      </w:pPr>
    </w:p>
    <w:p w14:paraId="0F84100D" w14:textId="77777777" w:rsidR="00B32317" w:rsidRPr="00BF2F57" w:rsidRDefault="00B32317" w:rsidP="00B32317">
      <w:pPr>
        <w:rPr>
          <w:ins w:id="667" w:author="Helena I Mcmonagle" w:date="2024-09-29T16:11:00Z" w16du:dateUtc="2024-09-29T23:11:00Z"/>
          <w:rFonts w:ascii="Times New Roman" w:hAnsi="Times New Roman" w:cs="Times New Roman"/>
        </w:rPr>
      </w:pPr>
      <w:ins w:id="668" w:author="Helena I Mcmonagle" w:date="2024-09-29T16:11:00Z" w16du:dateUtc="2024-09-29T23:11:00Z">
        <w:r w:rsidRPr="00BF2F57">
          <w:rPr>
            <w:rFonts w:ascii="Times New Roman" w:hAnsi="Times New Roman" w:cs="Times New Roman"/>
          </w:rPr>
          <w:t xml:space="preserve">We reworked this paragraph </w:t>
        </w:r>
        <w:r>
          <w:rPr>
            <w:rFonts w:ascii="Times New Roman" w:hAnsi="Times New Roman" w:cs="Times New Roman"/>
          </w:rPr>
          <w:t xml:space="preserve">so that </w:t>
        </w:r>
        <w:r w:rsidRPr="00BF2F57">
          <w:rPr>
            <w:rFonts w:ascii="Times New Roman" w:hAnsi="Times New Roman" w:cs="Times New Roman"/>
          </w:rPr>
          <w:t xml:space="preserve">the zooplankton carbon flux calculations will be clearer to readers now. </w:t>
        </w:r>
      </w:ins>
    </w:p>
    <w:p w14:paraId="58688901" w14:textId="77777777" w:rsidR="00B32317" w:rsidRPr="00BF2F57" w:rsidRDefault="00B32317" w:rsidP="00B32317">
      <w:pPr>
        <w:rPr>
          <w:ins w:id="669" w:author="Helena I Mcmonagle" w:date="2024-09-29T16:11:00Z" w16du:dateUtc="2024-09-29T23:11:00Z"/>
          <w:rFonts w:ascii="Times New Roman" w:hAnsi="Times New Roman" w:cs="Times New Roman"/>
        </w:rPr>
      </w:pPr>
    </w:p>
    <w:p w14:paraId="3D5CD3BD" w14:textId="77777777" w:rsidR="00B32317" w:rsidRPr="00BF2F57" w:rsidRDefault="00B32317" w:rsidP="00B32317">
      <w:pPr>
        <w:autoSpaceDE w:val="0"/>
        <w:autoSpaceDN w:val="0"/>
        <w:adjustRightInd w:val="0"/>
        <w:rPr>
          <w:ins w:id="670" w:author="Helena I Mcmonagle" w:date="2024-09-29T16:11:00Z" w16du:dateUtc="2024-09-29T23:11:00Z"/>
          <w:rFonts w:ascii="Times New Roman" w:hAnsi="Times New Roman" w:cs="Times New Roman"/>
          <w:i/>
          <w:iCs/>
        </w:rPr>
      </w:pPr>
      <w:ins w:id="671" w:author="Helena I Mcmonagle" w:date="2024-09-29T16:11:00Z" w16du:dateUtc="2024-09-29T23:11:00Z">
        <w:r w:rsidRPr="00BF2F57">
          <w:rPr>
            <w:rFonts w:ascii="Times New Roman" w:hAnsi="Times New Roman" w:cs="Times New Roman"/>
            <w:i/>
            <w:iCs/>
          </w:rPr>
          <w:t>Lines 313-314</w:t>
        </w:r>
        <w:r>
          <w:rPr>
            <w:rFonts w:ascii="Times New Roman" w:hAnsi="Times New Roman" w:cs="Times New Roman"/>
            <w:i/>
            <w:iCs/>
          </w:rPr>
          <w:t xml:space="preserve"> (now 378)</w:t>
        </w:r>
        <w:r w:rsidRPr="00BF2F57">
          <w:rPr>
            <w:rFonts w:ascii="Times New Roman" w:hAnsi="Times New Roman" w:cs="Times New Roman"/>
            <w:i/>
            <w:iCs/>
          </w:rPr>
          <w:t>: Are there predation/non-predation mortality rates published that could tease this interaction between zooplankton and their predators apart? Do we know predation or normal mortality rates of zooplankton</w:t>
        </w:r>
        <w:r>
          <w:rPr>
            <w:rFonts w:ascii="Times New Roman" w:hAnsi="Times New Roman" w:cs="Times New Roman"/>
            <w:i/>
            <w:iCs/>
          </w:rPr>
          <w:t xml:space="preserve"> </w:t>
        </w:r>
        <w:r w:rsidRPr="00BF2F57">
          <w:rPr>
            <w:rFonts w:ascii="Times New Roman" w:hAnsi="Times New Roman" w:cs="Times New Roman"/>
            <w:i/>
            <w:iCs/>
          </w:rPr>
          <w:t>(by natural senescence) that could be used to separate non-mesopelagic fish mediated predation mortality from natural zooplankton senescence? If not, that’s OK… I understand observed rates in the mesopelagic are</w:t>
        </w:r>
        <w:r>
          <w:rPr>
            <w:rFonts w:ascii="Times New Roman" w:hAnsi="Times New Roman" w:cs="Times New Roman"/>
            <w:i/>
            <w:iCs/>
          </w:rPr>
          <w:t xml:space="preserve"> </w:t>
        </w:r>
        <w:r w:rsidRPr="00BF2F57">
          <w:rPr>
            <w:rFonts w:ascii="Times New Roman" w:hAnsi="Times New Roman" w:cs="Times New Roman"/>
            <w:i/>
            <w:iCs/>
          </w:rPr>
          <w:t>hard to come by, and this is otherwise a fair assumption!</w:t>
        </w:r>
      </w:ins>
    </w:p>
    <w:p w14:paraId="2D33D47A" w14:textId="77777777" w:rsidR="00B32317" w:rsidRPr="00BF2F57" w:rsidRDefault="00B32317" w:rsidP="00B32317">
      <w:pPr>
        <w:rPr>
          <w:ins w:id="672" w:author="Helena I Mcmonagle" w:date="2024-09-29T16:11:00Z" w16du:dateUtc="2024-09-29T23:11:00Z"/>
          <w:rFonts w:ascii="Times New Roman" w:hAnsi="Times New Roman" w:cs="Times New Roman"/>
          <w:i/>
          <w:iCs/>
        </w:rPr>
      </w:pPr>
    </w:p>
    <w:p w14:paraId="386B057E" w14:textId="77777777" w:rsidR="00B32317" w:rsidRPr="00BF2F57" w:rsidRDefault="00B32317" w:rsidP="00B32317">
      <w:pPr>
        <w:rPr>
          <w:ins w:id="673" w:author="Helena I Mcmonagle" w:date="2024-09-29T16:11:00Z" w16du:dateUtc="2024-09-29T23:11:00Z"/>
          <w:rFonts w:ascii="Times New Roman" w:hAnsi="Times New Roman" w:cs="Times New Roman"/>
        </w:rPr>
      </w:pPr>
      <w:ins w:id="674" w:author="Helena I Mcmonagle" w:date="2024-09-29T16:11:00Z" w16du:dateUtc="2024-09-29T23:11:00Z">
        <w:r>
          <w:rPr>
            <w:rFonts w:ascii="Times New Roman" w:hAnsi="Times New Roman" w:cs="Times New Roman"/>
          </w:rPr>
          <w:t>Rates</w:t>
        </w:r>
        <w:r w:rsidRPr="00BF2F57">
          <w:rPr>
            <w:rFonts w:ascii="Times New Roman" w:hAnsi="Times New Roman" w:cs="Times New Roman"/>
          </w:rPr>
          <w:t xml:space="preserve"> distinguishing different types of mortality are not available for zooplankton to our knowledge. </w:t>
        </w:r>
      </w:ins>
    </w:p>
    <w:p w14:paraId="7CBE7CF3" w14:textId="77777777" w:rsidR="00B32317" w:rsidRPr="00BF2F57" w:rsidRDefault="00B32317" w:rsidP="00B32317">
      <w:pPr>
        <w:rPr>
          <w:ins w:id="675" w:author="Helena I Mcmonagle" w:date="2024-09-29T16:11:00Z" w16du:dateUtc="2024-09-29T23:11:00Z"/>
          <w:rFonts w:ascii="Times New Roman" w:hAnsi="Times New Roman" w:cs="Times New Roman"/>
        </w:rPr>
      </w:pPr>
    </w:p>
    <w:p w14:paraId="32CC6FBD" w14:textId="77777777" w:rsidR="00B32317" w:rsidRPr="00BF2F57" w:rsidRDefault="00B32317" w:rsidP="00B32317">
      <w:pPr>
        <w:autoSpaceDE w:val="0"/>
        <w:autoSpaceDN w:val="0"/>
        <w:adjustRightInd w:val="0"/>
        <w:rPr>
          <w:ins w:id="676" w:author="Helena I Mcmonagle" w:date="2024-09-29T16:11:00Z" w16du:dateUtc="2024-09-29T23:11:00Z"/>
          <w:rFonts w:ascii="Times New Roman" w:hAnsi="Times New Roman" w:cs="Times New Roman"/>
          <w:i/>
          <w:iCs/>
        </w:rPr>
      </w:pPr>
      <w:ins w:id="677" w:author="Helena I Mcmonagle" w:date="2024-09-29T16:11:00Z" w16du:dateUtc="2024-09-29T23:11:00Z">
        <w:r w:rsidRPr="00BF2F57">
          <w:rPr>
            <w:rFonts w:ascii="Times New Roman" w:hAnsi="Times New Roman" w:cs="Times New Roman"/>
            <w:i/>
            <w:iCs/>
          </w:rPr>
          <w:t xml:space="preserve">Line 359, Fig 4: A small suggestion, I would switch the colors. I would make 1 sq meter MOCNESS green and 10 sq meter MOCNESS blue, because it matches with the order they are </w:t>
        </w:r>
        <w:r w:rsidRPr="00BF2F57">
          <w:rPr>
            <w:rFonts w:ascii="Times New Roman" w:hAnsi="Times New Roman" w:cs="Times New Roman"/>
            <w:i/>
            <w:iCs/>
          </w:rPr>
          <w:lastRenderedPageBreak/>
          <w:t>presented in the graph legend –</w:t>
        </w:r>
        <w:r>
          <w:rPr>
            <w:rFonts w:ascii="Times New Roman" w:hAnsi="Times New Roman" w:cs="Times New Roman"/>
            <w:i/>
            <w:iCs/>
          </w:rPr>
          <w:t xml:space="preserve"> </w:t>
        </w:r>
        <w:r w:rsidRPr="00BF2F57">
          <w:rPr>
            <w:rFonts w:ascii="Times New Roman" w:hAnsi="Times New Roman" w:cs="Times New Roman"/>
            <w:i/>
            <w:iCs/>
          </w:rPr>
          <w:t>when you read the graphs left-to-right, the first color you encounter should be the first color in the legend.</w:t>
        </w:r>
      </w:ins>
    </w:p>
    <w:p w14:paraId="67E76A11" w14:textId="77777777" w:rsidR="00B32317" w:rsidRPr="00BF2F57" w:rsidRDefault="00B32317" w:rsidP="00B32317">
      <w:pPr>
        <w:rPr>
          <w:ins w:id="678" w:author="Helena I Mcmonagle" w:date="2024-09-29T16:11:00Z" w16du:dateUtc="2024-09-29T23:11:00Z"/>
          <w:rFonts w:ascii="Times New Roman" w:hAnsi="Times New Roman" w:cs="Times New Roman"/>
          <w:i/>
          <w:iCs/>
        </w:rPr>
      </w:pPr>
    </w:p>
    <w:p w14:paraId="33DD0829" w14:textId="77777777" w:rsidR="00B32317" w:rsidRPr="00BF2F57" w:rsidRDefault="00B32317" w:rsidP="00B32317">
      <w:pPr>
        <w:rPr>
          <w:ins w:id="679" w:author="Helena I Mcmonagle" w:date="2024-09-29T16:11:00Z" w16du:dateUtc="2024-09-29T23:11:00Z"/>
          <w:rFonts w:ascii="Times New Roman" w:hAnsi="Times New Roman" w:cs="Times New Roman"/>
        </w:rPr>
      </w:pPr>
      <w:ins w:id="680" w:author="Helena I Mcmonagle" w:date="2024-09-29T16:11:00Z" w16du:dateUtc="2024-09-29T23:11:00Z">
        <w:r w:rsidRPr="00BF2F57">
          <w:rPr>
            <w:rFonts w:ascii="Times New Roman" w:hAnsi="Times New Roman" w:cs="Times New Roman"/>
          </w:rPr>
          <w:t xml:space="preserve">Good idea. Since the MOC-10 data appears sooner from left to right in Fig. 5, we have switched the order in the legend so that the MOC-10 (10 sq. meter mouth net) legend label appears first from top to bottom in the legend. </w:t>
        </w:r>
      </w:ins>
    </w:p>
    <w:p w14:paraId="418EDBA5" w14:textId="77777777" w:rsidR="00B32317" w:rsidRPr="00BF2F57" w:rsidRDefault="00B32317" w:rsidP="00B32317">
      <w:pPr>
        <w:rPr>
          <w:ins w:id="681" w:author="Helena I Mcmonagle" w:date="2024-09-29T16:11:00Z" w16du:dateUtc="2024-09-29T23:11:00Z"/>
          <w:rFonts w:ascii="Times New Roman" w:hAnsi="Times New Roman" w:cs="Times New Roman"/>
        </w:rPr>
      </w:pPr>
    </w:p>
    <w:p w14:paraId="208D1F1C" w14:textId="77777777" w:rsidR="00B32317" w:rsidRPr="00BF2F57" w:rsidRDefault="00B32317" w:rsidP="00B32317">
      <w:pPr>
        <w:rPr>
          <w:ins w:id="682" w:author="Helena I Mcmonagle" w:date="2024-09-29T16:11:00Z" w16du:dateUtc="2024-09-29T23:11:00Z"/>
          <w:rFonts w:ascii="Times New Roman" w:hAnsi="Times New Roman" w:cs="Times New Roman"/>
          <w:i/>
          <w:iCs/>
        </w:rPr>
      </w:pPr>
      <w:ins w:id="683" w:author="Helena I Mcmonagle" w:date="2024-09-29T16:11:00Z" w16du:dateUtc="2024-09-29T23:11:00Z">
        <w:r w:rsidRPr="00BF2F57">
          <w:rPr>
            <w:rFonts w:ascii="Times New Roman" w:hAnsi="Times New Roman" w:cs="Times New Roman"/>
            <w:i/>
            <w:iCs/>
          </w:rPr>
          <w:t>Line 365: I don’t see an in-text reference for Figure 5 in the results section. I think it was meant to be referenced in Line 376</w:t>
        </w:r>
        <w:r>
          <w:rPr>
            <w:rFonts w:ascii="Times New Roman" w:hAnsi="Times New Roman" w:cs="Times New Roman"/>
            <w:i/>
            <w:iCs/>
          </w:rPr>
          <w:t xml:space="preserve"> (now 478)</w:t>
        </w:r>
        <w:r w:rsidRPr="00BF2F57">
          <w:rPr>
            <w:rFonts w:ascii="Times New Roman" w:hAnsi="Times New Roman" w:cs="Times New Roman"/>
            <w:i/>
            <w:iCs/>
          </w:rPr>
          <w:t>.</w:t>
        </w:r>
      </w:ins>
    </w:p>
    <w:p w14:paraId="60EF4AAA" w14:textId="77777777" w:rsidR="00B32317" w:rsidRPr="00BF2F57" w:rsidRDefault="00B32317" w:rsidP="00B32317">
      <w:pPr>
        <w:rPr>
          <w:ins w:id="684" w:author="Helena I Mcmonagle" w:date="2024-09-29T16:11:00Z" w16du:dateUtc="2024-09-29T23:11:00Z"/>
          <w:rFonts w:ascii="Times New Roman" w:hAnsi="Times New Roman" w:cs="Times New Roman"/>
          <w:i/>
          <w:iCs/>
        </w:rPr>
      </w:pPr>
    </w:p>
    <w:p w14:paraId="57103F43" w14:textId="77777777" w:rsidR="00B32317" w:rsidRPr="00BF2F57" w:rsidRDefault="00B32317" w:rsidP="00B32317">
      <w:pPr>
        <w:rPr>
          <w:ins w:id="685" w:author="Helena I Mcmonagle" w:date="2024-09-29T16:11:00Z" w16du:dateUtc="2024-09-29T23:11:00Z"/>
          <w:rFonts w:ascii="Times New Roman" w:hAnsi="Times New Roman" w:cs="Times New Roman"/>
        </w:rPr>
      </w:pPr>
      <w:ins w:id="686" w:author="Helena I Mcmonagle" w:date="2024-09-29T16:11:00Z" w16du:dateUtc="2024-09-29T23:11:00Z">
        <w:r w:rsidRPr="00BF2F57">
          <w:rPr>
            <w:rFonts w:ascii="Times New Roman" w:hAnsi="Times New Roman" w:cs="Times New Roman"/>
          </w:rPr>
          <w:t>Thank you for catching this! We have included reference to Fig. 5 in what is now line 4</w:t>
        </w:r>
        <w:r>
          <w:rPr>
            <w:rFonts w:ascii="Times New Roman" w:hAnsi="Times New Roman" w:cs="Times New Roman"/>
          </w:rPr>
          <w:t>79</w:t>
        </w:r>
        <w:r w:rsidRPr="00BF2F57">
          <w:rPr>
            <w:rFonts w:ascii="Times New Roman" w:hAnsi="Times New Roman" w:cs="Times New Roman"/>
          </w:rPr>
          <w:t xml:space="preserve">, and have also reworded this sentence for clarity. </w:t>
        </w:r>
      </w:ins>
    </w:p>
    <w:p w14:paraId="2557CF93" w14:textId="77777777" w:rsidR="00B32317" w:rsidRPr="00BF2F57" w:rsidRDefault="00B32317" w:rsidP="00B32317">
      <w:pPr>
        <w:rPr>
          <w:ins w:id="687" w:author="Helena I Mcmonagle" w:date="2024-09-29T16:11:00Z" w16du:dateUtc="2024-09-29T23:11:00Z"/>
          <w:rFonts w:ascii="Times New Roman" w:hAnsi="Times New Roman" w:cs="Times New Roman"/>
        </w:rPr>
      </w:pPr>
    </w:p>
    <w:p w14:paraId="34C2F2E6" w14:textId="77777777" w:rsidR="00B32317" w:rsidRPr="00BF2F57" w:rsidRDefault="00B32317" w:rsidP="00B32317">
      <w:pPr>
        <w:autoSpaceDE w:val="0"/>
        <w:autoSpaceDN w:val="0"/>
        <w:adjustRightInd w:val="0"/>
        <w:rPr>
          <w:ins w:id="688" w:author="Helena I Mcmonagle" w:date="2024-09-29T16:11:00Z" w16du:dateUtc="2024-09-29T23:11:00Z"/>
          <w:rFonts w:ascii="Times New Roman" w:hAnsi="Times New Roman" w:cs="Times New Roman"/>
          <w:i/>
          <w:iCs/>
        </w:rPr>
      </w:pPr>
      <w:ins w:id="689" w:author="Helena I Mcmonagle" w:date="2024-09-29T16:11:00Z" w16du:dateUtc="2024-09-29T23:11:00Z">
        <w:r w:rsidRPr="00BF2F57">
          <w:rPr>
            <w:rFonts w:ascii="Times New Roman" w:hAnsi="Times New Roman" w:cs="Times New Roman"/>
            <w:i/>
            <w:iCs/>
          </w:rPr>
          <w:t xml:space="preserve">Line 453 (now line </w:t>
        </w:r>
        <w:r>
          <w:rPr>
            <w:rFonts w:ascii="Times New Roman" w:hAnsi="Times New Roman" w:cs="Times New Roman"/>
            <w:i/>
            <w:iCs/>
          </w:rPr>
          <w:t>571</w:t>
        </w:r>
        <w:r w:rsidRPr="00BF2F57">
          <w:rPr>
            <w:rFonts w:ascii="Times New Roman" w:hAnsi="Times New Roman" w:cs="Times New Roman"/>
            <w:i/>
            <w:iCs/>
          </w:rPr>
          <w:t>):</w:t>
        </w:r>
        <w:r w:rsidRPr="00BF2F57">
          <w:rPr>
            <w:rFonts w:ascii="Times New Roman" w:hAnsi="Times New Roman" w:cs="Times New Roman"/>
          </w:rPr>
          <w:t xml:space="preserve"> </w:t>
        </w:r>
        <w:r w:rsidRPr="00BF2F57">
          <w:rPr>
            <w:rFonts w:ascii="Times New Roman" w:hAnsi="Times New Roman" w:cs="Times New Roman"/>
            <w:i/>
            <w:iCs/>
          </w:rPr>
          <w:t>When you say the 90th percentile range for bioenergetics or biomass uncertainty alone is “similar” – what is meant by similar? Visually similar? Is this alone sufficient enough to come to this conclusion, or is there a statistical test that can be done to confirm?</w:t>
        </w:r>
      </w:ins>
    </w:p>
    <w:p w14:paraId="35ED39BF" w14:textId="77777777" w:rsidR="00B32317" w:rsidRPr="00BF2F57" w:rsidRDefault="00B32317" w:rsidP="00B32317">
      <w:pPr>
        <w:rPr>
          <w:ins w:id="690" w:author="Helena I Mcmonagle" w:date="2024-09-29T16:11:00Z" w16du:dateUtc="2024-09-29T23:11:00Z"/>
          <w:rFonts w:ascii="Times New Roman" w:hAnsi="Times New Roman" w:cs="Times New Roman"/>
          <w:i/>
          <w:iCs/>
        </w:rPr>
      </w:pPr>
    </w:p>
    <w:p w14:paraId="68CD2635" w14:textId="77777777" w:rsidR="00B32317" w:rsidRDefault="00B32317" w:rsidP="00B32317">
      <w:pPr>
        <w:rPr>
          <w:ins w:id="691" w:author="Helena I Mcmonagle" w:date="2024-09-29T16:11:00Z" w16du:dateUtc="2024-09-29T23:11:00Z"/>
          <w:rFonts w:ascii="Times New Roman" w:hAnsi="Times New Roman" w:cs="Times New Roman"/>
        </w:rPr>
      </w:pPr>
      <w:ins w:id="692" w:author="Helena I Mcmonagle" w:date="2024-09-29T16:11:00Z" w16du:dateUtc="2024-09-29T23:11:00Z">
        <w:r w:rsidRPr="00BF2F57">
          <w:rPr>
            <w:rFonts w:ascii="Times New Roman" w:hAnsi="Times New Roman" w:cs="Times New Roman"/>
          </w:rPr>
          <w:t>By similar 90</w:t>
        </w:r>
        <w:r w:rsidRPr="00BF2F57">
          <w:rPr>
            <w:rFonts w:ascii="Times New Roman" w:hAnsi="Times New Roman" w:cs="Times New Roman"/>
            <w:vertAlign w:val="superscript"/>
          </w:rPr>
          <w:t>th</w:t>
        </w:r>
        <w:r w:rsidRPr="00BF2F57">
          <w:rPr>
            <w:rFonts w:ascii="Times New Roman" w:hAnsi="Times New Roman" w:cs="Times New Roman"/>
          </w:rPr>
          <w:t xml:space="preserve"> percentile ranges, we mean that the minimum and maximum estimates (after excluding the most extreme estimates from the Monte Carlo simulation) are similar when considering either bioenergetic or biomass uncertainty. We have clarified this in the figure legend</w:t>
        </w:r>
        <w:r>
          <w:rPr>
            <w:rFonts w:ascii="Times New Roman" w:hAnsi="Times New Roman" w:cs="Times New Roman"/>
          </w:rPr>
          <w:t xml:space="preserve"> (line 574). </w:t>
        </w:r>
      </w:ins>
    </w:p>
    <w:p w14:paraId="213FA695" w14:textId="77777777" w:rsidR="00B32317" w:rsidRPr="00BF2F57" w:rsidRDefault="00B32317" w:rsidP="00B32317">
      <w:pPr>
        <w:rPr>
          <w:ins w:id="693" w:author="Helena I Mcmonagle" w:date="2024-09-29T16:11:00Z" w16du:dateUtc="2024-09-29T23:11:00Z"/>
          <w:rFonts w:ascii="Times New Roman" w:hAnsi="Times New Roman" w:cs="Times New Roman"/>
        </w:rPr>
      </w:pPr>
    </w:p>
    <w:p w14:paraId="21E6681D" w14:textId="77777777" w:rsidR="00B32317" w:rsidRPr="00BF2F57" w:rsidRDefault="00B32317" w:rsidP="00B32317">
      <w:pPr>
        <w:autoSpaceDE w:val="0"/>
        <w:autoSpaceDN w:val="0"/>
        <w:adjustRightInd w:val="0"/>
        <w:rPr>
          <w:ins w:id="694" w:author="Helena I Mcmonagle" w:date="2024-09-29T16:11:00Z" w16du:dateUtc="2024-09-29T23:11:00Z"/>
          <w:rFonts w:ascii="Times New Roman" w:hAnsi="Times New Roman" w:cs="Times New Roman"/>
          <w:i/>
          <w:iCs/>
        </w:rPr>
      </w:pPr>
      <w:ins w:id="695" w:author="Helena I Mcmonagle" w:date="2024-09-29T16:11:00Z" w16du:dateUtc="2024-09-29T23:11:00Z">
        <w:r w:rsidRPr="00BF2F57">
          <w:rPr>
            <w:rFonts w:ascii="Times New Roman" w:hAnsi="Times New Roman" w:cs="Times New Roman"/>
            <w:i/>
            <w:iCs/>
          </w:rPr>
          <w:t xml:space="preserve">Line 466-467 (now </w:t>
        </w:r>
        <w:r>
          <w:rPr>
            <w:rFonts w:ascii="Times New Roman" w:hAnsi="Times New Roman" w:cs="Times New Roman"/>
            <w:i/>
            <w:iCs/>
          </w:rPr>
          <w:t>moved to lines 404-405</w:t>
        </w:r>
        <w:r w:rsidRPr="00BF2F57">
          <w:rPr>
            <w:rFonts w:ascii="Times New Roman" w:hAnsi="Times New Roman" w:cs="Times New Roman"/>
            <w:i/>
            <w:iCs/>
          </w:rPr>
          <w:t>): Excretion of PIC is not mentioned in your introduction when talking about fish carbon production; you should mention it so the reader has a clear understanding of all the components you are about to</w:t>
        </w:r>
        <w:r>
          <w:rPr>
            <w:rFonts w:ascii="Times New Roman" w:hAnsi="Times New Roman" w:cs="Times New Roman"/>
            <w:i/>
            <w:iCs/>
          </w:rPr>
          <w:t xml:space="preserve"> </w:t>
        </w:r>
        <w:r w:rsidRPr="00BF2F57">
          <w:rPr>
            <w:rFonts w:ascii="Times New Roman" w:hAnsi="Times New Roman" w:cs="Times New Roman"/>
            <w:i/>
            <w:iCs/>
          </w:rPr>
          <w:t>include in your calculations: POC egestion, PIC excretion, and DIC respired, and mortality pathways.</w:t>
        </w:r>
      </w:ins>
    </w:p>
    <w:p w14:paraId="1F34ED0A" w14:textId="77777777" w:rsidR="00B32317" w:rsidRPr="00C00A59" w:rsidRDefault="00B32317" w:rsidP="00B32317">
      <w:pPr>
        <w:rPr>
          <w:ins w:id="696" w:author="Helena I Mcmonagle" w:date="2024-09-29T16:11:00Z" w16du:dateUtc="2024-09-29T23:11:00Z"/>
          <w:rFonts w:ascii="Times New Roman" w:hAnsi="Times New Roman" w:cs="Times New Roman"/>
        </w:rPr>
      </w:pPr>
    </w:p>
    <w:p w14:paraId="4C765D91" w14:textId="77777777" w:rsidR="00B32317" w:rsidRPr="00BF2F57" w:rsidRDefault="00B32317" w:rsidP="00B32317">
      <w:pPr>
        <w:rPr>
          <w:ins w:id="697" w:author="Helena I Mcmonagle" w:date="2024-09-29T16:11:00Z" w16du:dateUtc="2024-09-29T23:11:00Z"/>
          <w:rFonts w:ascii="Times New Roman" w:hAnsi="Times New Roman" w:cs="Times New Roman"/>
        </w:rPr>
      </w:pPr>
      <w:ins w:id="698" w:author="Helena I Mcmonagle" w:date="2024-09-29T16:11:00Z" w16du:dateUtc="2024-09-29T23:11:00Z">
        <w:r w:rsidRPr="00BF2F57">
          <w:rPr>
            <w:rFonts w:ascii="Times New Roman" w:hAnsi="Times New Roman" w:cs="Times New Roman"/>
          </w:rPr>
          <w:t xml:space="preserve">Good point, as choices around which among these pathways are considered in fish carbon flux papers vary widely in the literature. </w:t>
        </w:r>
        <w:proofErr w:type="gramStart"/>
        <w:r w:rsidRPr="00BF2F57">
          <w:rPr>
            <w:rFonts w:ascii="Times New Roman" w:hAnsi="Times New Roman" w:cs="Times New Roman"/>
          </w:rPr>
          <w:t>Unfortunately</w:t>
        </w:r>
        <w:proofErr w:type="gramEnd"/>
        <w:r w:rsidRPr="00BF2F57">
          <w:rPr>
            <w:rFonts w:ascii="Times New Roman" w:hAnsi="Times New Roman" w:cs="Times New Roman"/>
          </w:rPr>
          <w:t xml:space="preserve"> we couldn’t include this list in the abstract as it brings us further past the word limit. We have included this in lines 10</w:t>
        </w:r>
        <w:r>
          <w:rPr>
            <w:rFonts w:ascii="Times New Roman" w:hAnsi="Times New Roman" w:cs="Times New Roman"/>
          </w:rPr>
          <w:t>7</w:t>
        </w:r>
        <w:r w:rsidRPr="00BF2F57">
          <w:rPr>
            <w:rFonts w:ascii="Times New Roman" w:hAnsi="Times New Roman" w:cs="Times New Roman"/>
          </w:rPr>
          <w:t>-10</w:t>
        </w:r>
        <w:r>
          <w:rPr>
            <w:rFonts w:ascii="Times New Roman" w:hAnsi="Times New Roman" w:cs="Times New Roman"/>
          </w:rPr>
          <w:t>9</w:t>
        </w:r>
        <w:r w:rsidRPr="00BF2F57">
          <w:rPr>
            <w:rFonts w:ascii="Times New Roman" w:hAnsi="Times New Roman" w:cs="Times New Roman"/>
          </w:rPr>
          <w:t xml:space="preserve"> in the introduction instead. </w:t>
        </w:r>
      </w:ins>
    </w:p>
    <w:p w14:paraId="73F061B5" w14:textId="77777777" w:rsidR="00B32317" w:rsidRPr="00BF2F57" w:rsidRDefault="00B32317" w:rsidP="00B32317">
      <w:pPr>
        <w:rPr>
          <w:ins w:id="699" w:author="Helena I Mcmonagle" w:date="2024-09-29T16:11:00Z" w16du:dateUtc="2024-09-29T23:11:00Z"/>
          <w:rFonts w:ascii="Times New Roman" w:hAnsi="Times New Roman" w:cs="Times New Roman"/>
        </w:rPr>
      </w:pPr>
    </w:p>
    <w:p w14:paraId="67E15B61" w14:textId="77777777" w:rsidR="00B32317" w:rsidRPr="00BF2F57" w:rsidRDefault="00B32317" w:rsidP="00B32317">
      <w:pPr>
        <w:autoSpaceDE w:val="0"/>
        <w:autoSpaceDN w:val="0"/>
        <w:adjustRightInd w:val="0"/>
        <w:rPr>
          <w:ins w:id="700" w:author="Helena I Mcmonagle" w:date="2024-09-29T16:11:00Z" w16du:dateUtc="2024-09-29T23:11:00Z"/>
          <w:rFonts w:ascii="Times New Roman" w:hAnsi="Times New Roman" w:cs="Times New Roman"/>
          <w:i/>
          <w:iCs/>
        </w:rPr>
      </w:pPr>
      <w:ins w:id="701" w:author="Helena I Mcmonagle" w:date="2024-09-29T16:11:00Z" w16du:dateUtc="2024-09-29T23:11:00Z">
        <w:r w:rsidRPr="00BF2F57">
          <w:rPr>
            <w:rFonts w:ascii="Times New Roman" w:hAnsi="Times New Roman" w:cs="Times New Roman"/>
            <w:i/>
            <w:iCs/>
          </w:rPr>
          <w:t>Line 471-475 (now 535): “Lower range estimate” is used to describe both the 5th and 95th percentile from Monte Carlo simulations. Did you mean “higher range estimate” for the 95th percentile? Additionally, for clarity: the 10-50%</w:t>
        </w:r>
        <w:r>
          <w:rPr>
            <w:rFonts w:ascii="Times New Roman" w:hAnsi="Times New Roman" w:cs="Times New Roman"/>
            <w:i/>
            <w:iCs/>
          </w:rPr>
          <w:t xml:space="preserve"> </w:t>
        </w:r>
        <w:r w:rsidRPr="00BF2F57">
          <w:rPr>
            <w:rFonts w:ascii="Times New Roman" w:hAnsi="Times New Roman" w:cs="Times New Roman"/>
            <w:i/>
            <w:iCs/>
          </w:rPr>
          <w:t>estimate comes from the Monte Carlo simulation (percentiles), or is this a general estimate used to give a relative range?</w:t>
        </w:r>
      </w:ins>
    </w:p>
    <w:p w14:paraId="4B7B9764" w14:textId="77777777" w:rsidR="00B32317" w:rsidRPr="00BF2F57" w:rsidRDefault="00B32317" w:rsidP="00B32317">
      <w:pPr>
        <w:rPr>
          <w:ins w:id="702" w:author="Helena I Mcmonagle" w:date="2024-09-29T16:11:00Z" w16du:dateUtc="2024-09-29T23:11:00Z"/>
          <w:rFonts w:ascii="Times New Roman" w:hAnsi="Times New Roman" w:cs="Times New Roman"/>
          <w:i/>
          <w:iCs/>
        </w:rPr>
      </w:pPr>
    </w:p>
    <w:p w14:paraId="5F6BBA88" w14:textId="77777777" w:rsidR="00B32317" w:rsidRPr="00BF2F57" w:rsidRDefault="00B32317" w:rsidP="00B32317">
      <w:pPr>
        <w:rPr>
          <w:ins w:id="703" w:author="Helena I Mcmonagle" w:date="2024-09-29T16:11:00Z" w16du:dateUtc="2024-09-29T23:11:00Z"/>
          <w:rFonts w:ascii="Times New Roman" w:hAnsi="Times New Roman" w:cs="Times New Roman"/>
        </w:rPr>
      </w:pPr>
      <w:ins w:id="704" w:author="Helena I Mcmonagle" w:date="2024-09-29T16:11:00Z" w16du:dateUtc="2024-09-29T23:11:00Z">
        <w:r>
          <w:rPr>
            <w:rFonts w:ascii="Times New Roman" w:hAnsi="Times New Roman" w:cs="Times New Roman"/>
          </w:rPr>
          <w:t>W</w:t>
        </w:r>
        <w:r w:rsidRPr="00BF2F57">
          <w:rPr>
            <w:rFonts w:ascii="Times New Roman" w:hAnsi="Times New Roman" w:cs="Times New Roman"/>
          </w:rPr>
          <w:t xml:space="preserve">e did mean to say higher instead of lower there, in relation to the upper limit of carbon sequestration. We’ve added clarification about where the 10-50% comes from, which is an estimate based on an assumption that not 100% of carbon transported to either the 200 m or 500 m flux boundary in particulate form could be expected to sink to sequestration depths such as ~3000 m. Only at these depths of ~3000 m could we safely assume that 100% of carbon is sequestered for 100 years for this study site, based on results from Siegel et al., 2021 (Fig. S2F). The reason we cannot base this result solely on Siegel et al., 2021 is that the Siegel paper examines the fate of carbon at various injection depths, but the rate at which particulate carbon </w:t>
        </w:r>
        <w:r w:rsidRPr="00BF2F57">
          <w:rPr>
            <w:rFonts w:ascii="Times New Roman" w:hAnsi="Times New Roman" w:cs="Times New Roman"/>
          </w:rPr>
          <w:lastRenderedPageBreak/>
          <w:t xml:space="preserve">sinks from where it is released by these fishes (e.g., at a 200 m or 500 m flux boundary) is unknown. </w:t>
        </w:r>
      </w:ins>
    </w:p>
    <w:p w14:paraId="42DFE021" w14:textId="77777777" w:rsidR="00B32317" w:rsidRPr="00BF2F57" w:rsidRDefault="00B32317" w:rsidP="00B32317">
      <w:pPr>
        <w:rPr>
          <w:ins w:id="705" w:author="Helena I Mcmonagle" w:date="2024-09-29T16:11:00Z" w16du:dateUtc="2024-09-29T23:11:00Z"/>
          <w:rFonts w:ascii="Times New Roman" w:hAnsi="Times New Roman" w:cs="Times New Roman"/>
        </w:rPr>
      </w:pPr>
    </w:p>
    <w:p w14:paraId="21A61AF8" w14:textId="77777777" w:rsidR="00B32317" w:rsidRPr="00BF2F57" w:rsidRDefault="00B32317" w:rsidP="00B32317">
      <w:pPr>
        <w:rPr>
          <w:ins w:id="706" w:author="Helena I Mcmonagle" w:date="2024-09-29T16:11:00Z" w16du:dateUtc="2024-09-29T23:11:00Z"/>
          <w:rFonts w:ascii="Times New Roman" w:hAnsi="Times New Roman" w:cs="Times New Roman"/>
          <w:i/>
          <w:iCs/>
        </w:rPr>
      </w:pPr>
      <w:ins w:id="707" w:author="Helena I Mcmonagle" w:date="2024-09-29T16:11:00Z" w16du:dateUtc="2024-09-29T23:11:00Z">
        <w:r w:rsidRPr="00BF2F57">
          <w:rPr>
            <w:rFonts w:ascii="Times New Roman" w:hAnsi="Times New Roman" w:cs="Times New Roman"/>
          </w:rPr>
          <w:t xml:space="preserve">Line 537 (now </w:t>
        </w:r>
        <w:r>
          <w:rPr>
            <w:rFonts w:ascii="Times New Roman" w:hAnsi="Times New Roman" w:cs="Times New Roman"/>
          </w:rPr>
          <w:t>705</w:t>
        </w:r>
        <w:r w:rsidRPr="00BF2F57">
          <w:rPr>
            <w:rFonts w:ascii="Times New Roman" w:hAnsi="Times New Roman" w:cs="Times New Roman"/>
          </w:rPr>
          <w:t xml:space="preserve">): </w:t>
        </w:r>
        <w:r w:rsidRPr="00BF2F57">
          <w:rPr>
            <w:rFonts w:ascii="Times New Roman" w:hAnsi="Times New Roman" w:cs="Times New Roman"/>
            <w:i/>
            <w:iCs/>
          </w:rPr>
          <w:t>Are there other organisms that are well-known to predate on migrating zooplankton, to make your generalized pathway scenario a bit more specific?</w:t>
        </w:r>
      </w:ins>
    </w:p>
    <w:p w14:paraId="7C6572C8" w14:textId="77777777" w:rsidR="00B32317" w:rsidRPr="00BF2F57" w:rsidRDefault="00B32317" w:rsidP="00B32317">
      <w:pPr>
        <w:rPr>
          <w:ins w:id="708" w:author="Helena I Mcmonagle" w:date="2024-09-29T16:11:00Z" w16du:dateUtc="2024-09-29T23:11:00Z"/>
          <w:rFonts w:ascii="Times New Roman" w:hAnsi="Times New Roman" w:cs="Times New Roman"/>
          <w:i/>
          <w:iCs/>
        </w:rPr>
      </w:pPr>
    </w:p>
    <w:p w14:paraId="5AF168ED" w14:textId="77777777" w:rsidR="00B32317" w:rsidRPr="00BF2F57" w:rsidRDefault="00B32317" w:rsidP="00B32317">
      <w:pPr>
        <w:rPr>
          <w:ins w:id="709" w:author="Helena I Mcmonagle" w:date="2024-09-29T16:11:00Z" w16du:dateUtc="2024-09-29T23:11:00Z"/>
          <w:rFonts w:ascii="Times New Roman" w:hAnsi="Times New Roman" w:cs="Times New Roman"/>
        </w:rPr>
      </w:pPr>
      <w:ins w:id="710" w:author="Helena I Mcmonagle" w:date="2024-09-29T16:11:00Z" w16du:dateUtc="2024-09-29T23:11:00Z">
        <w:r w:rsidRPr="00BF2F57">
          <w:rPr>
            <w:rFonts w:ascii="Times New Roman" w:hAnsi="Times New Roman" w:cs="Times New Roman"/>
          </w:rPr>
          <w:t xml:space="preserve">Yes, there is evidence for that in our dataset, which we have included in Appendix F. We added this reference here. </w:t>
        </w:r>
      </w:ins>
    </w:p>
    <w:p w14:paraId="7A53391D" w14:textId="77777777" w:rsidR="00B32317" w:rsidRPr="00BF2F57" w:rsidRDefault="00B32317" w:rsidP="00B32317">
      <w:pPr>
        <w:rPr>
          <w:ins w:id="711" w:author="Helena I Mcmonagle" w:date="2024-09-29T16:11:00Z" w16du:dateUtc="2024-09-29T23:11:00Z"/>
          <w:rFonts w:ascii="Times New Roman" w:hAnsi="Times New Roman" w:cs="Times New Roman"/>
        </w:rPr>
      </w:pPr>
    </w:p>
    <w:p w14:paraId="65C318C0" w14:textId="77777777" w:rsidR="00B32317" w:rsidRDefault="00B32317" w:rsidP="00B32317">
      <w:pPr>
        <w:autoSpaceDE w:val="0"/>
        <w:autoSpaceDN w:val="0"/>
        <w:adjustRightInd w:val="0"/>
        <w:rPr>
          <w:ins w:id="712" w:author="Helena I Mcmonagle" w:date="2024-09-29T16:11:00Z" w16du:dateUtc="2024-09-29T23:11:00Z"/>
          <w:rFonts w:ascii="Times New Roman" w:hAnsi="Times New Roman" w:cs="Times New Roman"/>
          <w:i/>
          <w:iCs/>
        </w:rPr>
      </w:pPr>
      <w:ins w:id="713" w:author="Helena I Mcmonagle" w:date="2024-09-29T16:11:00Z" w16du:dateUtc="2024-09-29T23:11:00Z">
        <w:r w:rsidRPr="00BF2F57">
          <w:rPr>
            <w:rFonts w:ascii="Times New Roman" w:hAnsi="Times New Roman" w:cs="Times New Roman"/>
          </w:rPr>
          <w:t xml:space="preserve">Discussion section general comment: </w:t>
        </w:r>
        <w:r w:rsidRPr="00BF2F57">
          <w:rPr>
            <w:rFonts w:ascii="Times New Roman" w:hAnsi="Times New Roman" w:cs="Times New Roman"/>
            <w:i/>
            <w:iCs/>
          </w:rPr>
          <w:t xml:space="preserve">Overall comment on Discussion: This section is excellent, and I think </w:t>
        </w:r>
        <w:proofErr w:type="gramStart"/>
        <w:r w:rsidRPr="00BF2F57">
          <w:rPr>
            <w:rFonts w:ascii="Times New Roman" w:hAnsi="Times New Roman" w:cs="Times New Roman"/>
            <w:i/>
            <w:iCs/>
          </w:rPr>
          <w:t>these recommendations/commentary</w:t>
        </w:r>
        <w:proofErr w:type="gramEnd"/>
        <w:r w:rsidRPr="00BF2F57">
          <w:rPr>
            <w:rFonts w:ascii="Times New Roman" w:hAnsi="Times New Roman" w:cs="Times New Roman"/>
            <w:i/>
            <w:iCs/>
          </w:rPr>
          <w:t xml:space="preserve"> on sequestration timescales vs. depth of export is valuable. Like I said in the beginning of my review, I think you need to alter your abstract a bit to better reflect the hard work put into the full body of the paper. I think even a very brief, one or two word mention of recommendations based on the large uncertainty in</w:t>
        </w:r>
        <w:r>
          <w:rPr>
            <w:rFonts w:ascii="Times New Roman" w:hAnsi="Times New Roman" w:cs="Times New Roman"/>
            <w:i/>
            <w:iCs/>
          </w:rPr>
          <w:t xml:space="preserve"> </w:t>
        </w:r>
        <w:r w:rsidRPr="00BF2F57">
          <w:rPr>
            <w:rFonts w:ascii="Times New Roman" w:hAnsi="Times New Roman" w:cs="Times New Roman"/>
            <w:i/>
            <w:iCs/>
          </w:rPr>
          <w:t>bioenergetics/biomass</w:t>
        </w:r>
        <w:r>
          <w:rPr>
            <w:rFonts w:ascii="Times New Roman" w:hAnsi="Times New Roman" w:cs="Times New Roman"/>
            <w:i/>
            <w:iCs/>
          </w:rPr>
          <w:t xml:space="preserve"> </w:t>
        </w:r>
        <w:r w:rsidRPr="00BF2F57">
          <w:rPr>
            <w:rFonts w:ascii="Times New Roman" w:hAnsi="Times New Roman" w:cs="Times New Roman"/>
            <w:i/>
            <w:iCs/>
          </w:rPr>
          <w:t>parameters is worth putting in the abstract.</w:t>
        </w:r>
      </w:ins>
    </w:p>
    <w:p w14:paraId="08996A53" w14:textId="77777777" w:rsidR="00B32317" w:rsidRPr="00BF2F57" w:rsidRDefault="00B32317" w:rsidP="00B32317">
      <w:pPr>
        <w:rPr>
          <w:ins w:id="714" w:author="Helena I Mcmonagle" w:date="2024-09-29T16:11:00Z" w16du:dateUtc="2024-09-29T23:11:00Z"/>
          <w:rFonts w:ascii="Times New Roman" w:hAnsi="Times New Roman" w:cs="Times New Roman"/>
          <w:i/>
          <w:iCs/>
        </w:rPr>
      </w:pPr>
    </w:p>
    <w:p w14:paraId="0090AD33" w14:textId="77777777" w:rsidR="00B32317" w:rsidRPr="00BF2F57" w:rsidRDefault="00B32317" w:rsidP="00B32317">
      <w:pPr>
        <w:rPr>
          <w:ins w:id="715" w:author="Helena I Mcmonagle" w:date="2024-09-29T16:11:00Z" w16du:dateUtc="2024-09-29T23:11:00Z"/>
          <w:rFonts w:ascii="Times New Roman" w:hAnsi="Times New Roman" w:cs="Times New Roman"/>
        </w:rPr>
      </w:pPr>
      <w:ins w:id="716" w:author="Helena I Mcmonagle" w:date="2024-09-29T16:11:00Z" w16du:dateUtc="2024-09-29T23:11:00Z">
        <w:r w:rsidRPr="00BF2F57">
          <w:rPr>
            <w:rFonts w:ascii="Times New Roman" w:hAnsi="Times New Roman" w:cs="Times New Roman"/>
          </w:rPr>
          <w:t xml:space="preserve">Thanks so much for this feedback. We have done our best to incorporate some of this discussion content into the abstract. </w:t>
        </w:r>
      </w:ins>
    </w:p>
    <w:p w14:paraId="47E363EE" w14:textId="77777777" w:rsidR="00B32317" w:rsidRDefault="00B32317" w:rsidP="00A773D8">
      <w:pPr>
        <w:rPr>
          <w:ins w:id="717" w:author="Helena I Mcmonagle" w:date="2024-09-29T16:11:00Z" w16du:dateUtc="2024-09-29T23:11:00Z"/>
          <w:rFonts w:ascii="Times New Roman" w:eastAsia="Times New Roman" w:hAnsi="Times New Roman" w:cs="Times New Roman"/>
          <w:lang w:val="en-GB"/>
        </w:rPr>
      </w:pPr>
    </w:p>
    <w:p w14:paraId="1BD648A9" w14:textId="77777777" w:rsidR="00510D75" w:rsidRDefault="00510D75" w:rsidP="00A773D8">
      <w:pPr>
        <w:rPr>
          <w:ins w:id="718" w:author="Helena I Mcmonagle" w:date="2024-09-30T14:31:00Z" w16du:dateUtc="2024-09-30T21:31:00Z"/>
          <w:rFonts w:ascii="Times New Roman" w:eastAsia="Times New Roman" w:hAnsi="Times New Roman" w:cs="Times New Roman"/>
          <w:b/>
          <w:bCs/>
          <w:sz w:val="32"/>
          <w:szCs w:val="32"/>
          <w:lang w:val="en-GB"/>
        </w:rPr>
      </w:pPr>
    </w:p>
    <w:p w14:paraId="40E31C1A" w14:textId="77777777" w:rsidR="00510D75" w:rsidRDefault="00510D75" w:rsidP="00A773D8">
      <w:pPr>
        <w:rPr>
          <w:ins w:id="719" w:author="Helena I Mcmonagle" w:date="2024-09-30T14:31:00Z" w16du:dateUtc="2024-09-30T21:31:00Z"/>
          <w:rFonts w:ascii="Times New Roman" w:eastAsia="Times New Roman" w:hAnsi="Times New Roman" w:cs="Times New Roman"/>
          <w:b/>
          <w:bCs/>
          <w:sz w:val="32"/>
          <w:szCs w:val="32"/>
          <w:lang w:val="en-GB"/>
        </w:rPr>
      </w:pPr>
    </w:p>
    <w:p w14:paraId="45ED78DD" w14:textId="2183305D" w:rsidR="00B32317" w:rsidRPr="00A11CBB" w:rsidRDefault="00B32317" w:rsidP="00A773D8">
      <w:pPr>
        <w:rPr>
          <w:rFonts w:ascii="Times New Roman" w:eastAsia="Times New Roman" w:hAnsi="Times New Roman" w:cs="Times New Roman"/>
          <w:b/>
          <w:bCs/>
          <w:sz w:val="32"/>
          <w:szCs w:val="32"/>
          <w:lang w:val="en-GB"/>
          <w:rPrChange w:id="720" w:author="Helena I Mcmonagle" w:date="2024-09-29T21:23:00Z" w16du:dateUtc="2024-09-30T04:23:00Z">
            <w:rPr>
              <w:rFonts w:ascii="Times New Roman" w:eastAsia="Times New Roman" w:hAnsi="Times New Roman" w:cs="Times New Roman"/>
              <w:lang w:val="en-GB"/>
            </w:rPr>
          </w:rPrChange>
        </w:rPr>
      </w:pPr>
      <w:ins w:id="721" w:author="Helena I Mcmonagle" w:date="2024-09-29T16:11:00Z" w16du:dateUtc="2024-09-29T23:11:00Z">
        <w:r w:rsidRPr="00A11CBB">
          <w:rPr>
            <w:rFonts w:ascii="Times New Roman" w:eastAsia="Times New Roman" w:hAnsi="Times New Roman" w:cs="Times New Roman"/>
            <w:b/>
            <w:bCs/>
            <w:sz w:val="32"/>
            <w:szCs w:val="32"/>
            <w:lang w:val="en-GB"/>
            <w:rPrChange w:id="722" w:author="Helena I Mcmonagle" w:date="2024-09-29T21:23:00Z" w16du:dateUtc="2024-09-30T04:23:00Z">
              <w:rPr>
                <w:rFonts w:ascii="Times New Roman" w:eastAsia="Times New Roman" w:hAnsi="Times New Roman" w:cs="Times New Roman"/>
                <w:b/>
                <w:bCs/>
                <w:lang w:val="en-GB"/>
              </w:rPr>
            </w:rPrChange>
          </w:rPr>
          <w:t>Second r</w:t>
        </w:r>
      </w:ins>
      <w:ins w:id="723" w:author="Helena I Mcmonagle" w:date="2024-09-29T16:12:00Z" w16du:dateUtc="2024-09-29T23:12:00Z">
        <w:r w:rsidRPr="00A11CBB">
          <w:rPr>
            <w:rFonts w:ascii="Times New Roman" w:eastAsia="Times New Roman" w:hAnsi="Times New Roman" w:cs="Times New Roman"/>
            <w:b/>
            <w:bCs/>
            <w:sz w:val="32"/>
            <w:szCs w:val="32"/>
            <w:lang w:val="en-GB"/>
            <w:rPrChange w:id="724" w:author="Helena I Mcmonagle" w:date="2024-09-29T21:23:00Z" w16du:dateUtc="2024-09-30T04:23:00Z">
              <w:rPr>
                <w:rFonts w:ascii="Times New Roman" w:eastAsia="Times New Roman" w:hAnsi="Times New Roman" w:cs="Times New Roman"/>
                <w:b/>
                <w:bCs/>
                <w:lang w:val="en-GB"/>
              </w:rPr>
            </w:rPrChange>
          </w:rPr>
          <w:t xml:space="preserve">ound of peer review </w:t>
        </w:r>
      </w:ins>
    </w:p>
    <w:p w14:paraId="00BD5646" w14:textId="77777777" w:rsidR="00FC3769" w:rsidRDefault="00FC3769" w:rsidP="00837A5D">
      <w:pPr>
        <w:rPr>
          <w:ins w:id="725" w:author="Helena I Mcmonagle" w:date="2024-09-29T16:13:00Z" w16du:dateUtc="2024-09-29T23:13:00Z"/>
          <w:rFonts w:ascii="Times New Roman" w:eastAsia="Times New Roman" w:hAnsi="Times New Roman" w:cs="Times New Roman"/>
          <w:lang w:val="en-GB"/>
        </w:rPr>
      </w:pPr>
    </w:p>
    <w:p w14:paraId="71A8AB98" w14:textId="77777777" w:rsidR="00510D75" w:rsidRPr="003A5659" w:rsidRDefault="00510D75" w:rsidP="00510D75">
      <w:pPr>
        <w:rPr>
          <w:ins w:id="726" w:author="Helena I Mcmonagle" w:date="2024-09-30T14:32:00Z" w16du:dateUtc="2024-09-30T21:32:00Z"/>
          <w:rFonts w:ascii="Times New Roman" w:hAnsi="Times New Roman" w:cs="Times New Roman"/>
        </w:rPr>
      </w:pPr>
      <w:ins w:id="727" w:author="Helena I Mcmonagle" w:date="2024-09-30T14:32:00Z" w16du:dateUtc="2024-09-30T21:32:00Z">
        <w:r w:rsidRPr="003A5659">
          <w:rPr>
            <w:rFonts w:ascii="Times New Roman" w:hAnsi="Times New Roman" w:cs="Times New Roman"/>
          </w:rPr>
          <w:t xml:space="preserve">Dear </w:t>
        </w:r>
        <w:proofErr w:type="gramStart"/>
        <w:r w:rsidRPr="003A5659">
          <w:rPr>
            <w:rFonts w:ascii="Times New Roman" w:hAnsi="Times New Roman" w:cs="Times New Roman"/>
          </w:rPr>
          <w:t>Dr.</w:t>
        </w:r>
        <w:proofErr w:type="gramEnd"/>
        <w:r w:rsidRPr="003A5659">
          <w:rPr>
            <w:rFonts w:ascii="Times New Roman" w:hAnsi="Times New Roman" w:cs="Times New Roman"/>
          </w:rPr>
          <w:t xml:space="preserve"> </w:t>
        </w:r>
        <w:proofErr w:type="spellStart"/>
        <w:r w:rsidRPr="003A5659">
          <w:rPr>
            <w:rFonts w:ascii="Times New Roman" w:hAnsi="Times New Roman" w:cs="Times New Roman"/>
          </w:rPr>
          <w:t>Gerringer</w:t>
        </w:r>
        <w:proofErr w:type="spellEnd"/>
        <w:r w:rsidRPr="003A5659">
          <w:rPr>
            <w:rFonts w:ascii="Times New Roman" w:hAnsi="Times New Roman" w:cs="Times New Roman"/>
          </w:rPr>
          <w:t xml:space="preserve">, </w:t>
        </w:r>
      </w:ins>
    </w:p>
    <w:p w14:paraId="6ECBD02A" w14:textId="77777777" w:rsidR="00510D75" w:rsidRPr="003A5659" w:rsidRDefault="00510D75" w:rsidP="00510D75">
      <w:pPr>
        <w:rPr>
          <w:ins w:id="728" w:author="Helena I Mcmonagle" w:date="2024-09-30T14:32:00Z" w16du:dateUtc="2024-09-30T21:32:00Z"/>
          <w:rFonts w:ascii="Times New Roman" w:hAnsi="Times New Roman" w:cs="Times New Roman"/>
        </w:rPr>
      </w:pPr>
    </w:p>
    <w:p w14:paraId="1BFDD552" w14:textId="77777777" w:rsidR="00510D75" w:rsidRPr="003A5659" w:rsidRDefault="00510D75" w:rsidP="00510D75">
      <w:pPr>
        <w:rPr>
          <w:ins w:id="729" w:author="Helena I Mcmonagle" w:date="2024-09-30T14:32:00Z" w16du:dateUtc="2024-09-30T21:32:00Z"/>
          <w:rFonts w:ascii="Times New Roman" w:hAnsi="Times New Roman" w:cs="Times New Roman"/>
        </w:rPr>
      </w:pPr>
      <w:ins w:id="730" w:author="Helena I Mcmonagle" w:date="2024-09-30T14:32:00Z" w16du:dateUtc="2024-09-30T21:32:00Z">
        <w:r w:rsidRPr="003A5659">
          <w:rPr>
            <w:rFonts w:ascii="Times New Roman" w:hAnsi="Times New Roman" w:cs="Times New Roman"/>
          </w:rPr>
          <w:t>Thank you for your detailed, constructive and helpful reviews!</w:t>
        </w:r>
      </w:ins>
    </w:p>
    <w:p w14:paraId="73ED5A37" w14:textId="77777777" w:rsidR="00510D75" w:rsidRPr="003A5659" w:rsidRDefault="00510D75" w:rsidP="00510D75">
      <w:pPr>
        <w:rPr>
          <w:ins w:id="731" w:author="Helena I Mcmonagle" w:date="2024-09-30T14:32:00Z" w16du:dateUtc="2024-09-30T21:32:00Z"/>
          <w:rFonts w:ascii="Times New Roman" w:hAnsi="Times New Roman" w:cs="Times New Roman"/>
        </w:rPr>
      </w:pPr>
    </w:p>
    <w:p w14:paraId="73AAEF5B" w14:textId="77777777" w:rsidR="00510D75" w:rsidRPr="003A5659" w:rsidRDefault="00510D75" w:rsidP="00510D75">
      <w:pPr>
        <w:rPr>
          <w:ins w:id="732" w:author="Helena I Mcmonagle" w:date="2024-09-30T14:32:00Z" w16du:dateUtc="2024-09-30T21:32:00Z"/>
          <w:rFonts w:ascii="Times New Roman" w:hAnsi="Times New Roman" w:cs="Times New Roman"/>
        </w:rPr>
      </w:pPr>
      <w:ins w:id="733" w:author="Helena I Mcmonagle" w:date="2024-09-30T14:32:00Z" w16du:dateUtc="2024-09-30T21:32:00Z">
        <w:r w:rsidRPr="003A5659">
          <w:rPr>
            <w:rFonts w:ascii="Times New Roman" w:hAnsi="Times New Roman" w:cs="Times New Roman"/>
          </w:rPr>
          <w:t xml:space="preserve">Thank you for agreeing to let us publish the Response to Reviewers and peer review comments in the public repository for our manuscript. </w:t>
        </w:r>
        <w:r>
          <w:rPr>
            <w:rFonts w:ascii="Times New Roman" w:hAnsi="Times New Roman" w:cs="Times New Roman"/>
          </w:rPr>
          <w:t>We have included a cover page for the</w:t>
        </w:r>
        <w:r w:rsidRPr="003A5659">
          <w:rPr>
            <w:rFonts w:ascii="Times New Roman" w:hAnsi="Times New Roman" w:cs="Times New Roman"/>
          </w:rPr>
          <w:t xml:space="preserve"> supplementary materials </w:t>
        </w:r>
        <w:r>
          <w:rPr>
            <w:rFonts w:ascii="Times New Roman" w:hAnsi="Times New Roman" w:cs="Times New Roman"/>
          </w:rPr>
          <w:t xml:space="preserve">and add the </w:t>
        </w:r>
        <w:r w:rsidRPr="003A5659">
          <w:rPr>
            <w:rFonts w:ascii="Times New Roman" w:hAnsi="Times New Roman" w:cs="Times New Roman"/>
          </w:rPr>
          <w:t>Response to Reviewers</w:t>
        </w:r>
        <w:r>
          <w:rPr>
            <w:rFonts w:ascii="Times New Roman" w:hAnsi="Times New Roman" w:cs="Times New Roman"/>
          </w:rPr>
          <w:t xml:space="preserve"> as the final Appendix K. </w:t>
        </w:r>
      </w:ins>
    </w:p>
    <w:p w14:paraId="7FAD6E2A" w14:textId="77777777" w:rsidR="00510D75" w:rsidRPr="003A5659" w:rsidRDefault="00510D75" w:rsidP="00510D75">
      <w:pPr>
        <w:rPr>
          <w:ins w:id="734" w:author="Helena I Mcmonagle" w:date="2024-09-30T14:32:00Z" w16du:dateUtc="2024-09-30T21:32:00Z"/>
          <w:rFonts w:ascii="Times New Roman" w:hAnsi="Times New Roman" w:cs="Times New Roman"/>
        </w:rPr>
      </w:pPr>
    </w:p>
    <w:p w14:paraId="3B68480E" w14:textId="77777777" w:rsidR="00510D75" w:rsidRPr="003A5659" w:rsidRDefault="00510D75" w:rsidP="00510D75">
      <w:pPr>
        <w:rPr>
          <w:ins w:id="735" w:author="Helena I Mcmonagle" w:date="2024-09-30T14:32:00Z" w16du:dateUtc="2024-09-30T21:32:00Z"/>
          <w:rFonts w:ascii="Times New Roman" w:hAnsi="Times New Roman" w:cs="Times New Roman"/>
        </w:rPr>
      </w:pPr>
      <w:ins w:id="736" w:author="Helena I Mcmonagle" w:date="2024-09-30T14:32:00Z" w16du:dateUtc="2024-09-30T21:32:00Z">
        <w:r w:rsidRPr="003A5659">
          <w:rPr>
            <w:rFonts w:ascii="Times New Roman" w:hAnsi="Times New Roman" w:cs="Times New Roman"/>
          </w:rPr>
          <w:t>Please feel free to email me (</w:t>
        </w:r>
        <w:r>
          <w:fldChar w:fldCharType="begin"/>
        </w:r>
        <w:r>
          <w:instrText>HYPERLINK "mailto:helena.mcmonagle@wellesley.edu"</w:instrText>
        </w:r>
        <w:r>
          <w:fldChar w:fldCharType="separate"/>
        </w:r>
        <w:r w:rsidRPr="003A5659">
          <w:rPr>
            <w:rStyle w:val="Hyperlink"/>
            <w:rFonts w:ascii="Times New Roman" w:hAnsi="Times New Roman" w:cs="Times New Roman"/>
          </w:rPr>
          <w:t>helena.mcmonagle@wellesley.edu</w:t>
        </w:r>
        <w:r>
          <w:rPr>
            <w:rStyle w:val="Hyperlink"/>
            <w:rFonts w:ascii="Times New Roman" w:hAnsi="Times New Roman" w:cs="Times New Roman"/>
          </w:rPr>
          <w:fldChar w:fldCharType="end"/>
        </w:r>
        <w:r w:rsidRPr="003A5659">
          <w:rPr>
            <w:rFonts w:ascii="Times New Roman" w:hAnsi="Times New Roman" w:cs="Times New Roman"/>
          </w:rPr>
          <w:t>) if you’d like a version of our revised manuscript and supplementary file that has all tracked changes from the peer review process shown.</w:t>
        </w:r>
      </w:ins>
    </w:p>
    <w:p w14:paraId="2AA1123C" w14:textId="77777777" w:rsidR="00510D75" w:rsidRPr="003A5659" w:rsidRDefault="00510D75" w:rsidP="00510D75">
      <w:pPr>
        <w:rPr>
          <w:ins w:id="737" w:author="Helena I Mcmonagle" w:date="2024-09-30T14:32:00Z" w16du:dateUtc="2024-09-30T21:32:00Z"/>
          <w:rFonts w:ascii="Times New Roman" w:hAnsi="Times New Roman" w:cs="Times New Roman"/>
        </w:rPr>
      </w:pPr>
    </w:p>
    <w:p w14:paraId="004556C7" w14:textId="77777777" w:rsidR="00510D75" w:rsidRPr="003A5659" w:rsidRDefault="00510D75" w:rsidP="00510D75">
      <w:pPr>
        <w:rPr>
          <w:ins w:id="738" w:author="Helena I Mcmonagle" w:date="2024-09-30T14:32:00Z" w16du:dateUtc="2024-09-30T21:32:00Z"/>
          <w:rFonts w:ascii="Times New Roman" w:hAnsi="Times New Roman" w:cs="Times New Roman"/>
        </w:rPr>
      </w:pPr>
      <w:ins w:id="739" w:author="Helena I Mcmonagle" w:date="2024-09-30T14:32:00Z" w16du:dateUtc="2024-09-30T21:32:00Z">
        <w:r w:rsidRPr="003A5659">
          <w:rPr>
            <w:rFonts w:ascii="Times New Roman" w:hAnsi="Times New Roman" w:cs="Times New Roman"/>
          </w:rPr>
          <w:t xml:space="preserve">Sincerely, </w:t>
        </w:r>
      </w:ins>
    </w:p>
    <w:p w14:paraId="7F1EAEA3" w14:textId="77777777" w:rsidR="00510D75" w:rsidRPr="003A5659" w:rsidRDefault="00510D75" w:rsidP="00510D75">
      <w:pPr>
        <w:rPr>
          <w:ins w:id="740" w:author="Helena I Mcmonagle" w:date="2024-09-30T14:32:00Z" w16du:dateUtc="2024-09-30T21:32:00Z"/>
          <w:rFonts w:ascii="Times New Roman" w:hAnsi="Times New Roman" w:cs="Times New Roman"/>
        </w:rPr>
      </w:pPr>
    </w:p>
    <w:p w14:paraId="571E92B5" w14:textId="77777777" w:rsidR="00510D75" w:rsidRPr="003A5659" w:rsidRDefault="00510D75" w:rsidP="00510D75">
      <w:pPr>
        <w:rPr>
          <w:ins w:id="741" w:author="Helena I Mcmonagle" w:date="2024-09-30T14:32:00Z" w16du:dateUtc="2024-09-30T21:32:00Z"/>
          <w:rFonts w:ascii="Times New Roman" w:hAnsi="Times New Roman" w:cs="Times New Roman"/>
        </w:rPr>
      </w:pPr>
      <w:ins w:id="742" w:author="Helena I Mcmonagle" w:date="2024-09-30T14:32:00Z" w16du:dateUtc="2024-09-30T21:32:00Z">
        <w:r w:rsidRPr="003A5659">
          <w:rPr>
            <w:rFonts w:ascii="Times New Roman" w:hAnsi="Times New Roman" w:cs="Times New Roman"/>
          </w:rPr>
          <w:t xml:space="preserve">Helena McMonagle </w:t>
        </w:r>
      </w:ins>
    </w:p>
    <w:p w14:paraId="4AEF1CC5" w14:textId="77777777" w:rsidR="00510D75" w:rsidRPr="003A5659" w:rsidRDefault="00510D75" w:rsidP="00510D75">
      <w:pPr>
        <w:rPr>
          <w:ins w:id="743" w:author="Helena I Mcmonagle" w:date="2024-09-30T14:32:00Z" w16du:dateUtc="2024-09-30T21:32:00Z"/>
          <w:rFonts w:ascii="Times New Roman" w:hAnsi="Times New Roman" w:cs="Times New Roman"/>
        </w:rPr>
      </w:pPr>
    </w:p>
    <w:p w14:paraId="522F8470" w14:textId="77777777" w:rsidR="00510D75" w:rsidRPr="003A5659" w:rsidRDefault="00510D75" w:rsidP="00510D75">
      <w:pPr>
        <w:jc w:val="both"/>
        <w:rPr>
          <w:ins w:id="744" w:author="Helena I Mcmonagle" w:date="2024-09-30T14:32:00Z" w16du:dateUtc="2024-09-30T21:32:00Z"/>
          <w:rFonts w:ascii="Times New Roman" w:eastAsia="Times New Roman" w:hAnsi="Times New Roman" w:cs="Times New Roman"/>
        </w:rPr>
      </w:pPr>
      <w:ins w:id="745" w:author="Helena I Mcmonagle" w:date="2024-09-30T14:32:00Z" w16du:dateUtc="2024-09-30T21:32:00Z">
        <w:r w:rsidRPr="003A5659">
          <w:rPr>
            <w:rFonts w:ascii="Times New Roman" w:eastAsia="Times New Roman" w:hAnsi="Times New Roman" w:cs="Times New Roman"/>
          </w:rPr>
          <w:t>On behalf of co-authors Joel Llopiz, Amy Maas, Deborah Steinberg, Annette Govindarajan, and Timothy Essington</w:t>
        </w:r>
      </w:ins>
    </w:p>
    <w:p w14:paraId="03F8927C" w14:textId="77777777" w:rsidR="00510D75" w:rsidRPr="003A5659" w:rsidRDefault="00510D75" w:rsidP="00510D75">
      <w:pPr>
        <w:rPr>
          <w:ins w:id="746" w:author="Helena I Mcmonagle" w:date="2024-09-30T14:32:00Z" w16du:dateUtc="2024-09-30T21:32:00Z"/>
          <w:rFonts w:ascii="Times New Roman" w:hAnsi="Times New Roman" w:cs="Times New Roman"/>
        </w:rPr>
      </w:pPr>
    </w:p>
    <w:p w14:paraId="721851B2" w14:textId="77777777" w:rsidR="00510D75" w:rsidRPr="003A5659" w:rsidRDefault="00510D75" w:rsidP="00510D75">
      <w:pPr>
        <w:rPr>
          <w:ins w:id="747" w:author="Helena I Mcmonagle" w:date="2024-09-30T14:32:00Z" w16du:dateUtc="2024-09-30T21:32:00Z"/>
          <w:rFonts w:ascii="Times New Roman" w:hAnsi="Times New Roman" w:cs="Times New Roman"/>
        </w:rPr>
      </w:pPr>
    </w:p>
    <w:p w14:paraId="2A0311C7" w14:textId="77777777" w:rsidR="00510D75" w:rsidRPr="003A5659" w:rsidRDefault="00510D75" w:rsidP="00510D75">
      <w:pPr>
        <w:rPr>
          <w:ins w:id="748" w:author="Helena I Mcmonagle" w:date="2024-09-30T14:32:00Z" w16du:dateUtc="2024-09-30T21:32:00Z"/>
          <w:rFonts w:ascii="Times New Roman" w:hAnsi="Times New Roman" w:cs="Times New Roman"/>
        </w:rPr>
      </w:pPr>
    </w:p>
    <w:p w14:paraId="52CDB95D" w14:textId="77777777" w:rsidR="00510D75" w:rsidRPr="003A5659" w:rsidRDefault="00510D75" w:rsidP="00510D75">
      <w:pPr>
        <w:rPr>
          <w:ins w:id="749" w:author="Helena I Mcmonagle" w:date="2024-09-30T14:32:00Z" w16du:dateUtc="2024-09-30T21:32:00Z"/>
          <w:rFonts w:ascii="Times New Roman" w:hAnsi="Times New Roman" w:cs="Times New Roman"/>
          <w:b/>
          <w:bCs/>
          <w:sz w:val="32"/>
          <w:szCs w:val="32"/>
        </w:rPr>
      </w:pPr>
      <w:ins w:id="750" w:author="Helena I Mcmonagle" w:date="2024-09-30T14:32:00Z" w16du:dateUtc="2024-09-30T21:32:00Z">
        <w:r w:rsidRPr="003A5659">
          <w:rPr>
            <w:rFonts w:ascii="Times New Roman" w:hAnsi="Times New Roman" w:cs="Times New Roman"/>
            <w:b/>
            <w:bCs/>
            <w:sz w:val="32"/>
            <w:szCs w:val="32"/>
          </w:rPr>
          <w:t>Response to Editor comments:</w:t>
        </w:r>
      </w:ins>
    </w:p>
    <w:p w14:paraId="394CF5DC" w14:textId="77777777" w:rsidR="00510D75" w:rsidRPr="003A5659" w:rsidRDefault="00510D75" w:rsidP="00510D75">
      <w:pPr>
        <w:rPr>
          <w:ins w:id="751" w:author="Helena I Mcmonagle" w:date="2024-09-30T14:32:00Z" w16du:dateUtc="2024-09-30T21:32:00Z"/>
          <w:rFonts w:ascii="Times New Roman" w:hAnsi="Times New Roman" w:cs="Times New Roman"/>
          <w:b/>
          <w:bCs/>
        </w:rPr>
      </w:pPr>
    </w:p>
    <w:p w14:paraId="5880C0ED" w14:textId="77777777" w:rsidR="00510D75" w:rsidRDefault="00510D75" w:rsidP="00510D75">
      <w:pPr>
        <w:rPr>
          <w:ins w:id="752" w:author="Helena I Mcmonagle" w:date="2024-09-30T14:32:00Z" w16du:dateUtc="2024-09-30T21:32:00Z"/>
          <w:rFonts w:ascii="Times New Roman" w:hAnsi="Times New Roman" w:cs="Times New Roman"/>
        </w:rPr>
      </w:pPr>
      <w:ins w:id="753" w:author="Helena I Mcmonagle" w:date="2024-09-30T14:32:00Z" w16du:dateUtc="2024-09-30T21:32:00Z">
        <w:r w:rsidRPr="003A5659">
          <w:rPr>
            <w:rFonts w:ascii="Times New Roman" w:hAnsi="Times New Roman" w:cs="Times New Roman"/>
          </w:rPr>
          <w:t xml:space="preserve">Dear </w:t>
        </w:r>
        <w:proofErr w:type="spellStart"/>
        <w:r w:rsidRPr="003A5659">
          <w:rPr>
            <w:rFonts w:ascii="Times New Roman" w:hAnsi="Times New Roman" w:cs="Times New Roman"/>
          </w:rPr>
          <w:t>Ms</w:t>
        </w:r>
        <w:proofErr w:type="spellEnd"/>
        <w:r w:rsidRPr="003A5659">
          <w:rPr>
            <w:rFonts w:ascii="Times New Roman" w:hAnsi="Times New Roman" w:cs="Times New Roman"/>
          </w:rPr>
          <w:t xml:space="preserve"> McMonagle,</w:t>
        </w:r>
        <w:r w:rsidRPr="003A5659">
          <w:rPr>
            <w:rFonts w:ascii="Times New Roman" w:hAnsi="Times New Roman" w:cs="Times New Roman"/>
          </w:rPr>
          <w:br/>
        </w:r>
        <w:r w:rsidRPr="003A5659">
          <w:rPr>
            <w:rFonts w:ascii="Times New Roman" w:hAnsi="Times New Roman" w:cs="Times New Roman"/>
          </w:rPr>
          <w:br/>
          <w:t>Manuscript ID ICESJMS-2024-155.R1 entitled "Quantifying uncertainty in the contribution of mesopelagic fishes to the biological carbon pump in the Northeast Atlantic Ocean" which you submitted to the ICES Journal of Marine Science, has been reviewed.  The comments of the reviewer(s) are included at the bottom of this letter.</w:t>
        </w:r>
        <w:r w:rsidRPr="003A5659">
          <w:rPr>
            <w:rFonts w:ascii="Times New Roman" w:hAnsi="Times New Roman" w:cs="Times New Roman"/>
          </w:rPr>
          <w:br/>
        </w:r>
        <w:r w:rsidRPr="003A5659">
          <w:rPr>
            <w:rFonts w:ascii="Times New Roman" w:hAnsi="Times New Roman" w:cs="Times New Roman"/>
          </w:rPr>
          <w:br/>
          <w:t>Thank you for your thoughtful revisions to the article. The reviewers and I are supportive of publication, but have a few additional revisions to your manuscript.  Therefore, I invite you to respond to the reviewer(s)' comments and revise your manuscript. In particular, please add to the bioenergetics section of the discussion to strengthen the presentation of these data. Detailed suggestions on this are provided below.</w:t>
        </w:r>
        <w:r w:rsidRPr="003A5659">
          <w:rPr>
            <w:rFonts w:ascii="Times New Roman" w:hAnsi="Times New Roman" w:cs="Times New Roman"/>
          </w:rPr>
          <w:br/>
        </w:r>
        <w:r w:rsidRPr="003A5659">
          <w:rPr>
            <w:rFonts w:ascii="Times New Roman" w:hAnsi="Times New Roman" w:cs="Times New Roman"/>
          </w:rPr>
          <w:br/>
          <w:t>Thank you for your request to share the response to reviewers document as a teaching resource in the supplementary material of the manuscript. The reviewers and I agree that this would be a great resource and are supportive of including this supplementary file. If you do decide to include the track changes version of the manuscript in this document, please remove any stray comments left from the editing process. Please also add the same cover page to the supplemental material document as you use for the manuscript itself.</w:t>
        </w:r>
        <w:r w:rsidRPr="003A5659">
          <w:rPr>
            <w:rFonts w:ascii="Times New Roman" w:hAnsi="Times New Roman" w:cs="Times New Roman"/>
          </w:rPr>
          <w:br/>
        </w:r>
        <w:r w:rsidRPr="003A5659">
          <w:rPr>
            <w:rFonts w:ascii="Times New Roman" w:hAnsi="Times New Roman" w:cs="Times New Roman"/>
          </w:rPr>
          <w:br/>
          <w:t>Please submit your revision by 19-Oct-2024.</w:t>
        </w:r>
        <w:r w:rsidRPr="003A5659">
          <w:rPr>
            <w:rFonts w:ascii="Times New Roman" w:hAnsi="Times New Roman" w:cs="Times New Roman"/>
          </w:rPr>
          <w:br/>
        </w:r>
        <w:r w:rsidRPr="003A5659">
          <w:rPr>
            <w:rFonts w:ascii="Times New Roman" w:hAnsi="Times New Roman" w:cs="Times New Roman"/>
          </w:rPr>
          <w:br/>
          <w:t>To revise your manuscript, log into https://mc.manuscriptcentral.com/icesjms and enter your Author Centre, where you will find your manuscript title listed under "Manuscripts with Decisions."  Under "Actions," click on "Create a Revision."  Your manuscript number has been appended to denote a revision.</w:t>
        </w:r>
        <w:r w:rsidRPr="003A5659">
          <w:rPr>
            <w:rFonts w:ascii="Times New Roman" w:hAnsi="Times New Roman" w:cs="Times New Roman"/>
          </w:rPr>
          <w:br/>
        </w:r>
        <w:r w:rsidRPr="003A5659">
          <w:rPr>
            <w:rFonts w:ascii="Times New Roman" w:hAnsi="Times New Roman" w:cs="Times New Roman"/>
          </w:rPr>
          <w:br/>
          <w:t>You will be unable to make your revisions on the originally submitted version of the manuscript.  Instead, revise your manuscript using a word processing program and save it on your computer.  Please also highlight the changes to your manuscript within the document by using the track changes mode in MS Word or by using bold or colored text.</w:t>
        </w:r>
        <w:r w:rsidRPr="003A5659">
          <w:rPr>
            <w:rFonts w:ascii="Times New Roman" w:hAnsi="Times New Roman" w:cs="Times New Roman"/>
          </w:rPr>
          <w:br/>
        </w:r>
        <w:r w:rsidRPr="003A5659">
          <w:rPr>
            <w:rFonts w:ascii="Times New Roman" w:hAnsi="Times New Roman" w:cs="Times New Roman"/>
          </w:rPr>
          <w:br/>
          <w:t>Once the revised manuscript is prepared, you can upload it and submit it through your Author Centre.</w:t>
        </w:r>
        <w:r w:rsidRPr="003A5659">
          <w:rPr>
            <w:rFonts w:ascii="Times New Roman" w:hAnsi="Times New Roman" w:cs="Times New Roman"/>
          </w:rPr>
          <w:br/>
        </w:r>
        <w:r w:rsidRPr="003A5659">
          <w:rPr>
            <w:rFonts w:ascii="Times New Roman" w:hAnsi="Times New Roman" w:cs="Times New Roman"/>
          </w:rPr>
          <w:br/>
          <w:t>When submitting your revised manuscript, you will be able to respond to the comments made by the reviewer(s) in the space provided.  You can use this space to document any changes you make to the original manuscript.  In order to expedite the processing of the revised manuscript, please be as specific as possible in your response to the reviewer(s).</w:t>
        </w:r>
        <w:r w:rsidRPr="003A5659">
          <w:rPr>
            <w:rFonts w:ascii="Times New Roman" w:hAnsi="Times New Roman" w:cs="Times New Roman"/>
          </w:rPr>
          <w:br/>
        </w:r>
        <w:r w:rsidRPr="003A5659">
          <w:rPr>
            <w:rFonts w:ascii="Times New Roman" w:hAnsi="Times New Roman" w:cs="Times New Roman"/>
          </w:rPr>
          <w:br/>
          <w:t>IMPORTANT:  Your original files are available to you when you upload your revised manuscript.  Please delete any redundant files before completing the submission.</w:t>
        </w:r>
        <w:r w:rsidRPr="003A5659">
          <w:rPr>
            <w:rFonts w:ascii="Times New Roman" w:hAnsi="Times New Roman" w:cs="Times New Roman"/>
          </w:rPr>
          <w:br/>
        </w:r>
        <w:r w:rsidRPr="003A5659">
          <w:rPr>
            <w:rFonts w:ascii="Times New Roman" w:hAnsi="Times New Roman" w:cs="Times New Roman"/>
          </w:rPr>
          <w:br/>
          <w:t xml:space="preserve">Please ensure that the manuscript conforms to the ICES JMS formatting requirements, particularly the resolution and sizing of the Figures (which should be designed to fit the page </w:t>
        </w:r>
        <w:r w:rsidRPr="003A5659">
          <w:rPr>
            <w:rFonts w:ascii="Times New Roman" w:hAnsi="Times New Roman" w:cs="Times New Roman"/>
          </w:rPr>
          <w:lastRenderedPageBreak/>
          <w:t>format of the Journal).</w:t>
        </w:r>
        <w:r w:rsidRPr="003A5659">
          <w:rPr>
            <w:rFonts w:ascii="Times New Roman" w:hAnsi="Times New Roman" w:cs="Times New Roman"/>
          </w:rPr>
          <w:br/>
        </w:r>
        <w:r w:rsidRPr="003A5659">
          <w:rPr>
            <w:rFonts w:ascii="Times New Roman" w:hAnsi="Times New Roman" w:cs="Times New Roman"/>
          </w:rPr>
          <w:br/>
          <w:t>Because we are trying to facilitate timely publication of manuscripts submitted to the ICES Journal of Marine Science, your revised manuscript should be uploaded as soon as possible.  If it is not possible for you to submit your revision in a reasonable amount of time, you may request a short extension of time by emailing the  editorial office.</w:t>
        </w:r>
        <w:r w:rsidRPr="003A5659">
          <w:rPr>
            <w:rFonts w:ascii="Times New Roman" w:hAnsi="Times New Roman" w:cs="Times New Roman"/>
          </w:rPr>
          <w:br/>
        </w:r>
        <w:r w:rsidRPr="003A5659">
          <w:rPr>
            <w:rFonts w:ascii="Times New Roman" w:hAnsi="Times New Roman" w:cs="Times New Roman"/>
          </w:rPr>
          <w:br/>
          <w:t>Once again, thank you for submitting your manuscript to the ICES Journal of Marine Science and I look forward to receiving your revision.</w:t>
        </w:r>
        <w:r w:rsidRPr="003A5659">
          <w:rPr>
            <w:rFonts w:ascii="Times New Roman" w:hAnsi="Times New Roman" w:cs="Times New Roman"/>
          </w:rPr>
          <w:br/>
        </w:r>
        <w:r w:rsidRPr="003A5659">
          <w:rPr>
            <w:rFonts w:ascii="Times New Roman" w:hAnsi="Times New Roman" w:cs="Times New Roman"/>
          </w:rPr>
          <w:br/>
          <w:t>Kind regards,</w:t>
        </w:r>
        <w:r w:rsidRPr="003A5659">
          <w:rPr>
            <w:rFonts w:ascii="Times New Roman" w:hAnsi="Times New Roman" w:cs="Times New Roman"/>
          </w:rPr>
          <w:br/>
          <w:t xml:space="preserve">Dr Mackenzie </w:t>
        </w:r>
        <w:proofErr w:type="spellStart"/>
        <w:r w:rsidRPr="003A5659">
          <w:rPr>
            <w:rFonts w:ascii="Times New Roman" w:hAnsi="Times New Roman" w:cs="Times New Roman"/>
          </w:rPr>
          <w:t>Gerringer</w:t>
        </w:r>
        <w:proofErr w:type="spellEnd"/>
        <w:r w:rsidRPr="003A5659">
          <w:rPr>
            <w:rFonts w:ascii="Times New Roman" w:hAnsi="Times New Roman" w:cs="Times New Roman"/>
          </w:rPr>
          <w:br/>
          <w:t>Editor, ICES Journal of Marine Science</w:t>
        </w:r>
        <w:r w:rsidRPr="003A5659">
          <w:rPr>
            <w:rFonts w:ascii="Times New Roman" w:hAnsi="Times New Roman" w:cs="Times New Roman"/>
          </w:rPr>
          <w:br/>
          <w:t>gerringer@geneseo.edu, gerringer@geneseo.edu</w:t>
        </w:r>
        <w:r w:rsidRPr="003A5659">
          <w:rPr>
            <w:rFonts w:ascii="Times New Roman" w:hAnsi="Times New Roman" w:cs="Times New Roman"/>
          </w:rPr>
          <w:br/>
        </w:r>
        <w:r w:rsidRPr="003A5659">
          <w:rPr>
            <w:rFonts w:ascii="Times New Roman" w:hAnsi="Times New Roman" w:cs="Times New Roman"/>
          </w:rPr>
          <w:br/>
        </w:r>
        <w:r w:rsidRPr="003A5659">
          <w:rPr>
            <w:rFonts w:ascii="Times New Roman" w:hAnsi="Times New Roman" w:cs="Times New Roman"/>
          </w:rPr>
          <w:br/>
          <w:t>Reviewer(s)' Comments to Author:</w:t>
        </w:r>
        <w:r w:rsidRPr="003A5659">
          <w:rPr>
            <w:rFonts w:ascii="Times New Roman" w:hAnsi="Times New Roman" w:cs="Times New Roman"/>
          </w:rPr>
          <w:br/>
        </w:r>
        <w:r w:rsidRPr="003A5659">
          <w:rPr>
            <w:rFonts w:ascii="Times New Roman" w:hAnsi="Times New Roman" w:cs="Times New Roman"/>
          </w:rPr>
          <w:br/>
        </w:r>
        <w:r w:rsidRPr="003A5659">
          <w:rPr>
            <w:rFonts w:ascii="Times New Roman" w:hAnsi="Times New Roman" w:cs="Times New Roman"/>
            <w:b/>
            <w:bCs/>
          </w:rPr>
          <w:t>Reviewer: 1</w:t>
        </w:r>
        <w:r w:rsidRPr="003A5659">
          <w:rPr>
            <w:rFonts w:ascii="Times New Roman" w:hAnsi="Times New Roman" w:cs="Times New Roman"/>
          </w:rPr>
          <w:br/>
        </w:r>
        <w:r w:rsidRPr="003A5659">
          <w:rPr>
            <w:rFonts w:ascii="Times New Roman" w:hAnsi="Times New Roman" w:cs="Times New Roman"/>
          </w:rPr>
          <w:br/>
          <w:t>Comments to the Author</w:t>
        </w:r>
        <w:r>
          <w:rPr>
            <w:rFonts w:ascii="Times New Roman" w:hAnsi="Times New Roman" w:cs="Times New Roman"/>
          </w:rPr>
          <w:t xml:space="preserve"> are italicized. Responses are provided in regular text. </w:t>
        </w:r>
      </w:ins>
    </w:p>
    <w:p w14:paraId="5E76334A" w14:textId="77777777" w:rsidR="00510D75" w:rsidRDefault="00510D75" w:rsidP="00510D75">
      <w:pPr>
        <w:rPr>
          <w:ins w:id="754" w:author="Helena I Mcmonagle" w:date="2024-09-30T14:32:00Z" w16du:dateUtc="2024-09-30T21:32:00Z"/>
          <w:rFonts w:ascii="Times New Roman" w:hAnsi="Times New Roman" w:cs="Times New Roman"/>
          <w:i/>
          <w:iCs/>
        </w:rPr>
      </w:pPr>
      <w:ins w:id="755" w:author="Helena I Mcmonagle" w:date="2024-09-30T14:32:00Z" w16du:dateUtc="2024-09-30T21:32:00Z">
        <w:r w:rsidRPr="003A5659">
          <w:rPr>
            <w:rFonts w:ascii="Times New Roman" w:hAnsi="Times New Roman" w:cs="Times New Roman"/>
          </w:rPr>
          <w:br/>
        </w:r>
        <w:r w:rsidRPr="003A5659">
          <w:rPr>
            <w:rFonts w:ascii="Times New Roman" w:hAnsi="Times New Roman" w:cs="Times New Roman"/>
            <w:i/>
            <w:iCs/>
          </w:rPr>
          <w:t>I thank the authors for their careful consideration of the previous review, and I think the manuscript is now substantially improved and much clearer as a standalone piece of work (including clear indications where other studies provide needed detail).</w:t>
        </w:r>
        <w:r w:rsidRPr="003A5659">
          <w:rPr>
            <w:rFonts w:ascii="Times New Roman" w:hAnsi="Times New Roman" w:cs="Times New Roman"/>
            <w:i/>
            <w:iCs/>
          </w:rPr>
          <w:br/>
        </w:r>
        <w:r w:rsidRPr="003A5659">
          <w:rPr>
            <w:rFonts w:ascii="Times New Roman" w:hAnsi="Times New Roman" w:cs="Times New Roman"/>
            <w:i/>
            <w:iCs/>
          </w:rPr>
          <w:br/>
          <w:t xml:space="preserve">My only minor comment remains that the x-axis for Figure 8 is still unexplained. Is this simply showing the number of simulations that led to each output? If so, I think that could be stated and then we don't have to worry about it </w:t>
        </w:r>
        <w:proofErr w:type="spellStart"/>
        <w:proofErr w:type="gramStart"/>
        <w:r w:rsidRPr="003A5659">
          <w:rPr>
            <w:rFonts w:ascii="Times New Roman" w:hAnsi="Times New Roman" w:cs="Times New Roman"/>
            <w:i/>
            <w:iCs/>
          </w:rPr>
          <w:t>any more</w:t>
        </w:r>
        <w:proofErr w:type="spellEnd"/>
        <w:proofErr w:type="gramEnd"/>
        <w:r w:rsidRPr="003A5659">
          <w:rPr>
            <w:rFonts w:ascii="Times New Roman" w:hAnsi="Times New Roman" w:cs="Times New Roman"/>
            <w:i/>
            <w:iCs/>
          </w:rPr>
          <w:t>.</w:t>
        </w:r>
      </w:ins>
    </w:p>
    <w:p w14:paraId="779A8D00" w14:textId="77777777" w:rsidR="00510D75" w:rsidRDefault="00510D75" w:rsidP="00510D75">
      <w:pPr>
        <w:rPr>
          <w:ins w:id="756" w:author="Helena I Mcmonagle" w:date="2024-09-30T14:32:00Z" w16du:dateUtc="2024-09-30T21:32:00Z"/>
          <w:rFonts w:ascii="Times New Roman" w:hAnsi="Times New Roman" w:cs="Times New Roman"/>
          <w:i/>
          <w:iCs/>
        </w:rPr>
      </w:pPr>
    </w:p>
    <w:p w14:paraId="7F202126" w14:textId="77777777" w:rsidR="00510D75" w:rsidRDefault="00510D75" w:rsidP="00510D75">
      <w:pPr>
        <w:rPr>
          <w:ins w:id="757" w:author="Helena I Mcmonagle" w:date="2024-09-30T14:32:00Z" w16du:dateUtc="2024-09-30T21:32:00Z"/>
          <w:rFonts w:ascii="Times New Roman" w:hAnsi="Times New Roman" w:cs="Times New Roman"/>
          <w:i/>
          <w:iCs/>
        </w:rPr>
      </w:pPr>
      <w:ins w:id="758" w:author="Helena I Mcmonagle" w:date="2024-09-30T14:32:00Z" w16du:dateUtc="2024-09-30T21:32:00Z">
        <w:r>
          <w:rPr>
            <w:rFonts w:ascii="Times New Roman" w:hAnsi="Times New Roman" w:cs="Times New Roman"/>
          </w:rPr>
          <w:t xml:space="preserve">Thank you for this feedback. That’s correct and great to include. We have added a sentence to the caption to explain what the violin plot shape widths indicate. </w:t>
        </w:r>
        <w:r w:rsidRPr="003A5659">
          <w:rPr>
            <w:rFonts w:ascii="Times New Roman" w:hAnsi="Times New Roman" w:cs="Times New Roman"/>
            <w:i/>
            <w:iCs/>
          </w:rPr>
          <w:br/>
        </w:r>
        <w:r w:rsidRPr="003A5659">
          <w:rPr>
            <w:rFonts w:ascii="Times New Roman" w:hAnsi="Times New Roman" w:cs="Times New Roman"/>
            <w:i/>
            <w:iCs/>
          </w:rPr>
          <w:br/>
          <w:t>In the discussion (lines 646-658), I think you could also consider that your net-based estimates of biomass must be conservative and represent a minimum value (i.e., you cannot catch more than what is really there, unlike errors that may arise from e.g., acoustic sampling), and so represent conservatism in your model outputs.</w:t>
        </w:r>
      </w:ins>
    </w:p>
    <w:p w14:paraId="0EA49B14" w14:textId="77777777" w:rsidR="00510D75" w:rsidRDefault="00510D75" w:rsidP="00510D75">
      <w:pPr>
        <w:rPr>
          <w:ins w:id="759" w:author="Helena I Mcmonagle" w:date="2024-09-30T14:32:00Z" w16du:dateUtc="2024-09-30T21:32:00Z"/>
          <w:rFonts w:ascii="Times New Roman" w:hAnsi="Times New Roman" w:cs="Times New Roman"/>
          <w:i/>
          <w:iCs/>
        </w:rPr>
      </w:pPr>
    </w:p>
    <w:p w14:paraId="5BDE13DF" w14:textId="77777777" w:rsidR="00510D75" w:rsidRDefault="00510D75" w:rsidP="00510D75">
      <w:pPr>
        <w:rPr>
          <w:ins w:id="760" w:author="Helena I Mcmonagle" w:date="2024-09-30T14:32:00Z" w16du:dateUtc="2024-09-30T21:32:00Z"/>
          <w:rFonts w:ascii="Times New Roman" w:hAnsi="Times New Roman" w:cs="Times New Roman"/>
        </w:rPr>
      </w:pPr>
      <w:ins w:id="761" w:author="Helena I Mcmonagle" w:date="2024-09-30T14:32:00Z" w16du:dateUtc="2024-09-30T21:32:00Z">
        <w:r>
          <w:rPr>
            <w:rFonts w:ascii="Times New Roman" w:hAnsi="Times New Roman" w:cs="Times New Roman"/>
          </w:rPr>
          <w:t>If we’re understanding this point correctly, we actually do consider uncertainty in catchability and thus quite a wide range for that parameter (</w:t>
        </w:r>
        <w:r w:rsidRPr="002B7E11">
          <w:rPr>
            <w:rFonts w:ascii="Times New Roman" w:hAnsi="Times New Roman" w:cs="Times New Roman"/>
            <w:i/>
            <w:iCs/>
          </w:rPr>
          <w:t>q</w:t>
        </w:r>
        <w:r>
          <w:rPr>
            <w:rFonts w:ascii="Times New Roman" w:hAnsi="Times New Roman" w:cs="Times New Roman"/>
          </w:rPr>
          <w:t xml:space="preserve">, explained in line 236), so our mean estimates are not conservative or a </w:t>
        </w:r>
        <w:proofErr w:type="gramStart"/>
        <w:r>
          <w:rPr>
            <w:rFonts w:ascii="Times New Roman" w:hAnsi="Times New Roman" w:cs="Times New Roman"/>
          </w:rPr>
          <w:t>minimum values</w:t>
        </w:r>
        <w:proofErr w:type="gramEnd"/>
        <w:r>
          <w:rPr>
            <w:rFonts w:ascii="Times New Roman" w:hAnsi="Times New Roman" w:cs="Times New Roman"/>
          </w:rPr>
          <w:t xml:space="preserve">, </w:t>
        </w:r>
        <w:r w:rsidRPr="0059325D">
          <w:rPr>
            <w:rFonts w:ascii="Times New Roman" w:hAnsi="Times New Roman" w:cs="Times New Roman"/>
            <w:i/>
            <w:iCs/>
          </w:rPr>
          <w:t>per se</w:t>
        </w:r>
        <w:r>
          <w:rPr>
            <w:rFonts w:ascii="Times New Roman" w:hAnsi="Times New Roman" w:cs="Times New Roman"/>
          </w:rPr>
          <w:t xml:space="preserve">. Rather, they are calculated to incorporate and reflect that uncertainty. It is also possible that, by chance, some net tows may have disproportionately oversampled high density patches of fishes, which could potentially result in overestimation upon extrapolation to the region in general. (Though it is equally possible that we </w:t>
        </w:r>
        <w:proofErr w:type="spellStart"/>
        <w:r>
          <w:rPr>
            <w:rFonts w:ascii="Times New Roman" w:hAnsi="Times New Roman" w:cs="Times New Roman"/>
          </w:rPr>
          <w:t>undersampled</w:t>
        </w:r>
        <w:proofErr w:type="spellEnd"/>
        <w:r>
          <w:rPr>
            <w:rFonts w:ascii="Times New Roman" w:hAnsi="Times New Roman" w:cs="Times New Roman"/>
          </w:rPr>
          <w:t xml:space="preserve"> functionally important dense patches, and could therefore be underestimating). We </w:t>
        </w:r>
        <w:r>
          <w:rPr>
            <w:rFonts w:ascii="Times New Roman" w:hAnsi="Times New Roman" w:cs="Times New Roman"/>
          </w:rPr>
          <w:lastRenderedPageBreak/>
          <w:t xml:space="preserve">adjust some of our wording in lines 656 to 658 to clarify what we mean by overestimate, which your comments helped us see. </w:t>
        </w:r>
      </w:ins>
    </w:p>
    <w:p w14:paraId="71AD4865" w14:textId="77777777" w:rsidR="00510D75" w:rsidRDefault="00510D75" w:rsidP="00510D75">
      <w:pPr>
        <w:rPr>
          <w:ins w:id="762" w:author="Helena I Mcmonagle" w:date="2024-09-30T14:32:00Z" w16du:dateUtc="2024-09-30T21:32:00Z"/>
          <w:rFonts w:ascii="Times New Roman" w:hAnsi="Times New Roman" w:cs="Times New Roman"/>
          <w:i/>
          <w:iCs/>
        </w:rPr>
      </w:pPr>
      <w:ins w:id="763" w:author="Helena I Mcmonagle" w:date="2024-09-30T14:32:00Z" w16du:dateUtc="2024-09-30T21:32:00Z">
        <w:r w:rsidRPr="003A5659">
          <w:rPr>
            <w:rFonts w:ascii="Times New Roman" w:hAnsi="Times New Roman" w:cs="Times New Roman"/>
            <w:i/>
            <w:iCs/>
          </w:rPr>
          <w:br/>
          <w:t>Line 763: I would drop "use" from "use caution". I think your point is excellent here, and the warning should be generalized to everyone.</w:t>
        </w:r>
      </w:ins>
    </w:p>
    <w:p w14:paraId="1FBF4A99" w14:textId="77777777" w:rsidR="00510D75" w:rsidRDefault="00510D75" w:rsidP="00510D75">
      <w:pPr>
        <w:rPr>
          <w:ins w:id="764" w:author="Helena I Mcmonagle" w:date="2024-09-30T14:32:00Z" w16du:dateUtc="2024-09-30T21:32:00Z"/>
          <w:rFonts w:ascii="Times New Roman" w:hAnsi="Times New Roman" w:cs="Times New Roman"/>
          <w:i/>
          <w:iCs/>
        </w:rPr>
      </w:pPr>
    </w:p>
    <w:p w14:paraId="089D8576" w14:textId="77777777" w:rsidR="00510D75" w:rsidRDefault="00510D75" w:rsidP="00510D75">
      <w:pPr>
        <w:rPr>
          <w:ins w:id="765" w:author="Helena I Mcmonagle" w:date="2024-09-30T14:32:00Z" w16du:dateUtc="2024-09-30T21:32:00Z"/>
          <w:rFonts w:ascii="Times New Roman" w:hAnsi="Times New Roman" w:cs="Times New Roman"/>
        </w:rPr>
      </w:pPr>
      <w:ins w:id="766" w:author="Helena I Mcmonagle" w:date="2024-09-30T14:32:00Z" w16du:dateUtc="2024-09-30T21:32:00Z">
        <w:r>
          <w:rPr>
            <w:rFonts w:ascii="Times New Roman" w:hAnsi="Times New Roman" w:cs="Times New Roman"/>
          </w:rPr>
          <w:t xml:space="preserve">Good idea. We have dropped “use” there, line 718. </w:t>
        </w:r>
        <w:r w:rsidRPr="003A5659">
          <w:rPr>
            <w:rFonts w:ascii="Times New Roman" w:hAnsi="Times New Roman" w:cs="Times New Roman"/>
            <w:i/>
            <w:iCs/>
          </w:rPr>
          <w:br/>
        </w:r>
        <w:r w:rsidRPr="003A5659">
          <w:rPr>
            <w:rFonts w:ascii="Times New Roman" w:hAnsi="Times New Roman" w:cs="Times New Roman"/>
            <w:i/>
            <w:iCs/>
          </w:rPr>
          <w:br/>
          <w:t>Otherwise, the only other edits needed are trivial and should be caught in proofing (e.g., italicizing species names in Fig. 3 legend).</w:t>
        </w:r>
        <w:r w:rsidRPr="003A5659">
          <w:rPr>
            <w:rFonts w:ascii="Times New Roman" w:hAnsi="Times New Roman" w:cs="Times New Roman"/>
          </w:rPr>
          <w:t xml:space="preserve"> </w:t>
        </w:r>
      </w:ins>
    </w:p>
    <w:p w14:paraId="1E15A3FC" w14:textId="77777777" w:rsidR="00510D75" w:rsidRDefault="00510D75" w:rsidP="00510D75">
      <w:pPr>
        <w:rPr>
          <w:ins w:id="767" w:author="Helena I Mcmonagle" w:date="2024-09-30T14:32:00Z" w16du:dateUtc="2024-09-30T21:32:00Z"/>
          <w:rFonts w:ascii="Times New Roman" w:hAnsi="Times New Roman" w:cs="Times New Roman"/>
        </w:rPr>
      </w:pPr>
    </w:p>
    <w:p w14:paraId="3F40C327" w14:textId="77777777" w:rsidR="00510D75" w:rsidRDefault="00510D75" w:rsidP="00510D75">
      <w:pPr>
        <w:rPr>
          <w:ins w:id="768" w:author="Helena I Mcmonagle" w:date="2024-09-30T14:32:00Z" w16du:dateUtc="2024-09-30T21:32:00Z"/>
          <w:rFonts w:ascii="Times New Roman" w:hAnsi="Times New Roman" w:cs="Times New Roman"/>
        </w:rPr>
      </w:pPr>
      <w:ins w:id="769" w:author="Helena I Mcmonagle" w:date="2024-09-30T14:32:00Z" w16du:dateUtc="2024-09-30T21:32:00Z">
        <w:r>
          <w:rPr>
            <w:rFonts w:ascii="Times New Roman" w:hAnsi="Times New Roman" w:cs="Times New Roman"/>
          </w:rPr>
          <w:t xml:space="preserve">Thanks! We have italicized species names in the Fig. 3 legend. </w:t>
        </w:r>
        <w:r w:rsidRPr="003A5659">
          <w:rPr>
            <w:rFonts w:ascii="Times New Roman" w:hAnsi="Times New Roman" w:cs="Times New Roman"/>
          </w:rPr>
          <w:br/>
        </w:r>
        <w:r w:rsidRPr="003A5659">
          <w:rPr>
            <w:rFonts w:ascii="Times New Roman" w:hAnsi="Times New Roman" w:cs="Times New Roman"/>
          </w:rPr>
          <w:br/>
        </w:r>
        <w:r w:rsidRPr="003A5659">
          <w:rPr>
            <w:rFonts w:ascii="Times New Roman" w:hAnsi="Times New Roman" w:cs="Times New Roman"/>
            <w:b/>
            <w:bCs/>
          </w:rPr>
          <w:t>Reviewer: 2</w:t>
        </w:r>
        <w:r w:rsidRPr="003A5659">
          <w:rPr>
            <w:rFonts w:ascii="Times New Roman" w:hAnsi="Times New Roman" w:cs="Times New Roman"/>
          </w:rPr>
          <w:br/>
        </w:r>
        <w:r w:rsidRPr="003A5659">
          <w:rPr>
            <w:rFonts w:ascii="Times New Roman" w:hAnsi="Times New Roman" w:cs="Times New Roman"/>
          </w:rPr>
          <w:br/>
          <w:t>Comments to the Author</w:t>
        </w:r>
        <w:r>
          <w:rPr>
            <w:rFonts w:ascii="Times New Roman" w:hAnsi="Times New Roman" w:cs="Times New Roman"/>
          </w:rPr>
          <w:t xml:space="preserve"> are italicized. Responses are provided in regular text. </w:t>
        </w:r>
      </w:ins>
    </w:p>
    <w:p w14:paraId="328B8962" w14:textId="77777777" w:rsidR="00510D75" w:rsidRDefault="00510D75" w:rsidP="00510D75">
      <w:pPr>
        <w:rPr>
          <w:ins w:id="770" w:author="Helena I Mcmonagle" w:date="2024-09-30T14:32:00Z" w16du:dateUtc="2024-09-30T21:32:00Z"/>
          <w:rFonts w:ascii="Times New Roman" w:hAnsi="Times New Roman" w:cs="Times New Roman"/>
          <w:i/>
          <w:iCs/>
        </w:rPr>
      </w:pPr>
      <w:ins w:id="771" w:author="Helena I Mcmonagle" w:date="2024-09-30T14:32:00Z" w16du:dateUtc="2024-09-30T21:32:00Z">
        <w:r w:rsidRPr="003A5659">
          <w:rPr>
            <w:rFonts w:ascii="Times New Roman" w:hAnsi="Times New Roman" w:cs="Times New Roman"/>
          </w:rPr>
          <w:br/>
        </w:r>
        <w:r w:rsidRPr="003A5659">
          <w:rPr>
            <w:rFonts w:ascii="Times New Roman" w:hAnsi="Times New Roman" w:cs="Times New Roman"/>
            <w:i/>
            <w:iCs/>
          </w:rPr>
          <w:t>General comments to the authors: I think your abstract better reflects the overall contents of your paper now, and with the Title as well. Great job on the Introduction; edits added to the first paragraph succinctly and efficiently contextualize the research need/problem and reads very nicely. The additional information in Methods greatly improves understanding of the analysis of cruise data. I think Figure 5’s readability has improved with the added gray area and description in the figure caption.</w:t>
        </w:r>
      </w:ins>
    </w:p>
    <w:p w14:paraId="2E2242C1" w14:textId="77777777" w:rsidR="00510D75" w:rsidRDefault="00510D75" w:rsidP="00510D75">
      <w:pPr>
        <w:rPr>
          <w:ins w:id="772" w:author="Helena I Mcmonagle" w:date="2024-09-30T14:32:00Z" w16du:dateUtc="2024-09-30T21:32:00Z"/>
          <w:rFonts w:ascii="Times New Roman" w:hAnsi="Times New Roman" w:cs="Times New Roman"/>
          <w:i/>
          <w:iCs/>
        </w:rPr>
      </w:pPr>
    </w:p>
    <w:p w14:paraId="7367AAE5" w14:textId="77777777" w:rsidR="00510D75" w:rsidRDefault="00510D75" w:rsidP="00510D75">
      <w:pPr>
        <w:rPr>
          <w:ins w:id="773" w:author="Helena I Mcmonagle" w:date="2024-09-30T14:32:00Z" w16du:dateUtc="2024-09-30T21:32:00Z"/>
          <w:rFonts w:ascii="Times New Roman" w:hAnsi="Times New Roman" w:cs="Times New Roman"/>
          <w:i/>
          <w:iCs/>
        </w:rPr>
      </w:pPr>
      <w:ins w:id="774" w:author="Helena I Mcmonagle" w:date="2024-09-30T14:32:00Z" w16du:dateUtc="2024-09-30T21:32:00Z">
        <w:r>
          <w:rPr>
            <w:rFonts w:ascii="Times New Roman" w:hAnsi="Times New Roman" w:cs="Times New Roman"/>
          </w:rPr>
          <w:t>Thank you for your suggestions that led to these improvements!</w:t>
        </w:r>
        <w:r w:rsidRPr="003A5659">
          <w:rPr>
            <w:rFonts w:ascii="Times New Roman" w:hAnsi="Times New Roman" w:cs="Times New Roman"/>
            <w:i/>
            <w:iCs/>
          </w:rPr>
          <w:br/>
        </w:r>
        <w:r w:rsidRPr="003A5659">
          <w:rPr>
            <w:rFonts w:ascii="Times New Roman" w:hAnsi="Times New Roman" w:cs="Times New Roman"/>
            <w:i/>
            <w:iCs/>
          </w:rPr>
          <w:br/>
          <w:t>Line 23: If character limit permits, commas after “zooplankton” and “particles”</w:t>
        </w:r>
        <w:r w:rsidRPr="003A5659">
          <w:rPr>
            <w:rFonts w:ascii="Times New Roman" w:hAnsi="Times New Roman" w:cs="Times New Roman"/>
            <w:i/>
            <w:iCs/>
          </w:rPr>
          <w:br/>
        </w:r>
      </w:ins>
    </w:p>
    <w:p w14:paraId="6B1409A7" w14:textId="77777777" w:rsidR="00510D75" w:rsidRDefault="00510D75" w:rsidP="00510D75">
      <w:pPr>
        <w:rPr>
          <w:ins w:id="775" w:author="Helena I Mcmonagle" w:date="2024-09-30T14:32:00Z" w16du:dateUtc="2024-09-30T21:32:00Z"/>
          <w:rFonts w:ascii="Times New Roman" w:hAnsi="Times New Roman" w:cs="Times New Roman"/>
        </w:rPr>
      </w:pPr>
      <w:ins w:id="776" w:author="Helena I Mcmonagle" w:date="2024-09-30T14:32:00Z" w16du:dateUtc="2024-09-30T21:32:00Z">
        <w:r>
          <w:rPr>
            <w:rFonts w:ascii="Times New Roman" w:hAnsi="Times New Roman" w:cs="Times New Roman"/>
          </w:rPr>
          <w:t xml:space="preserve">Done, thank you! </w:t>
        </w:r>
      </w:ins>
    </w:p>
    <w:p w14:paraId="7AC32C3F" w14:textId="77777777" w:rsidR="00510D75" w:rsidRDefault="00510D75" w:rsidP="00510D75">
      <w:pPr>
        <w:rPr>
          <w:ins w:id="777" w:author="Helena I Mcmonagle" w:date="2024-09-30T14:32:00Z" w16du:dateUtc="2024-09-30T21:32:00Z"/>
          <w:rFonts w:ascii="Times New Roman" w:hAnsi="Times New Roman" w:cs="Times New Roman"/>
          <w:i/>
          <w:iCs/>
        </w:rPr>
      </w:pPr>
      <w:ins w:id="778" w:author="Helena I Mcmonagle" w:date="2024-09-30T14:32:00Z" w16du:dateUtc="2024-09-30T21:32:00Z">
        <w:r w:rsidRPr="003A5659">
          <w:rPr>
            <w:rFonts w:ascii="Times New Roman" w:hAnsi="Times New Roman" w:cs="Times New Roman"/>
            <w:i/>
            <w:iCs/>
          </w:rPr>
          <w:br/>
          <w:t>Lines 49-50: Thanks for adding carbonates here! Small note, describe as “excretion of carbonates” since it is a metabolic waste product and not undigested food (egestion); you describe it as excretion later in your Introduction and Methods also.</w:t>
        </w:r>
      </w:ins>
    </w:p>
    <w:p w14:paraId="2C857256" w14:textId="77777777" w:rsidR="00510D75" w:rsidRDefault="00510D75" w:rsidP="00510D75">
      <w:pPr>
        <w:rPr>
          <w:ins w:id="779" w:author="Helena I Mcmonagle" w:date="2024-09-30T14:32:00Z" w16du:dateUtc="2024-09-30T21:32:00Z"/>
          <w:rFonts w:ascii="Times New Roman" w:hAnsi="Times New Roman" w:cs="Times New Roman"/>
          <w:i/>
          <w:iCs/>
        </w:rPr>
      </w:pPr>
    </w:p>
    <w:p w14:paraId="1680140D" w14:textId="77777777" w:rsidR="00510D75" w:rsidRDefault="00510D75" w:rsidP="00510D75">
      <w:pPr>
        <w:rPr>
          <w:ins w:id="780" w:author="Helena I Mcmonagle" w:date="2024-09-30T14:32:00Z" w16du:dateUtc="2024-09-30T21:32:00Z"/>
          <w:rFonts w:ascii="Times New Roman" w:hAnsi="Times New Roman" w:cs="Times New Roman"/>
          <w:i/>
          <w:iCs/>
        </w:rPr>
      </w:pPr>
      <w:ins w:id="781" w:author="Helena I Mcmonagle" w:date="2024-09-30T14:32:00Z" w16du:dateUtc="2024-09-30T21:32:00Z">
        <w:r>
          <w:rPr>
            <w:rFonts w:ascii="Times New Roman" w:hAnsi="Times New Roman" w:cs="Times New Roman"/>
          </w:rPr>
          <w:t xml:space="preserve">Good idea, done! </w:t>
        </w:r>
        <w:r w:rsidRPr="003A5659">
          <w:rPr>
            <w:rFonts w:ascii="Times New Roman" w:hAnsi="Times New Roman" w:cs="Times New Roman"/>
            <w:i/>
            <w:iCs/>
          </w:rPr>
          <w:br/>
        </w:r>
        <w:r w:rsidRPr="003A5659">
          <w:rPr>
            <w:rFonts w:ascii="Times New Roman" w:hAnsi="Times New Roman" w:cs="Times New Roman"/>
            <w:i/>
            <w:iCs/>
          </w:rPr>
          <w:br/>
          <w:t>Line 84-86: Re-reading this, could you clarify what you mean by “including how fish carbon transport compares with other carbon transport mechanisms” in relation to the sentence previous (Lines 81-84)? Do you mean by how studies choose to quantify and compare fish carbon transport in relation to other carbon transport mechanisms? Is this related to the next half of the sentence, where you describe how the number of pathways considered creates variation in our estimates? If so, this sentence might benefit by being consolidated.</w:t>
        </w:r>
      </w:ins>
    </w:p>
    <w:p w14:paraId="4A8E0326" w14:textId="77777777" w:rsidR="00510D75" w:rsidRDefault="00510D75" w:rsidP="00510D75">
      <w:pPr>
        <w:rPr>
          <w:ins w:id="782" w:author="Helena I Mcmonagle" w:date="2024-09-30T14:32:00Z" w16du:dateUtc="2024-09-30T21:32:00Z"/>
          <w:rFonts w:ascii="Times New Roman" w:hAnsi="Times New Roman" w:cs="Times New Roman"/>
          <w:i/>
          <w:iCs/>
        </w:rPr>
      </w:pPr>
    </w:p>
    <w:p w14:paraId="451BAD22" w14:textId="77777777" w:rsidR="00510D75" w:rsidRDefault="00510D75" w:rsidP="00510D75">
      <w:pPr>
        <w:rPr>
          <w:ins w:id="783" w:author="Helena I Mcmonagle" w:date="2024-09-30T14:32:00Z" w16du:dateUtc="2024-09-30T21:32:00Z"/>
          <w:rFonts w:ascii="Times New Roman" w:hAnsi="Times New Roman" w:cs="Times New Roman"/>
          <w:i/>
          <w:iCs/>
        </w:rPr>
      </w:pPr>
      <w:ins w:id="784" w:author="Helena I Mcmonagle" w:date="2024-09-30T14:32:00Z" w16du:dateUtc="2024-09-30T21:32:00Z">
        <w:r>
          <w:rPr>
            <w:rFonts w:ascii="Times New Roman" w:hAnsi="Times New Roman" w:cs="Times New Roman"/>
          </w:rPr>
          <w:t xml:space="preserve">Those sentences could certainly benefit from clarification—we have clarified (now in two separate sentences) that we mean that studies differ in two ways: 1) in how they compare fish to non-fish carbon transport mechanisms and, 2) in which fish carbon pathways they consider. </w:t>
        </w:r>
        <w:r w:rsidRPr="003A5659">
          <w:rPr>
            <w:rFonts w:ascii="Times New Roman" w:hAnsi="Times New Roman" w:cs="Times New Roman"/>
            <w:i/>
            <w:iCs/>
          </w:rPr>
          <w:br/>
        </w:r>
        <w:r w:rsidRPr="003A5659">
          <w:rPr>
            <w:rFonts w:ascii="Times New Roman" w:hAnsi="Times New Roman" w:cs="Times New Roman"/>
            <w:i/>
            <w:iCs/>
          </w:rPr>
          <w:lastRenderedPageBreak/>
          <w:br/>
          <w:t>Line 658: Stray letter ‘e’</w:t>
        </w:r>
      </w:ins>
    </w:p>
    <w:p w14:paraId="51CDD382" w14:textId="77777777" w:rsidR="00510D75" w:rsidRDefault="00510D75" w:rsidP="00510D75">
      <w:pPr>
        <w:rPr>
          <w:ins w:id="785" w:author="Helena I Mcmonagle" w:date="2024-09-30T14:32:00Z" w16du:dateUtc="2024-09-30T21:32:00Z"/>
          <w:rFonts w:ascii="Times New Roman" w:hAnsi="Times New Roman" w:cs="Times New Roman"/>
          <w:i/>
          <w:iCs/>
        </w:rPr>
      </w:pPr>
    </w:p>
    <w:p w14:paraId="6037FA1E" w14:textId="77777777" w:rsidR="00510D75" w:rsidRDefault="00510D75" w:rsidP="00510D75">
      <w:pPr>
        <w:rPr>
          <w:ins w:id="786" w:author="Helena I Mcmonagle" w:date="2024-09-30T14:32:00Z" w16du:dateUtc="2024-09-30T21:32:00Z"/>
          <w:rFonts w:ascii="Times New Roman" w:hAnsi="Times New Roman" w:cs="Times New Roman"/>
          <w:i/>
          <w:iCs/>
        </w:rPr>
      </w:pPr>
      <w:ins w:id="787" w:author="Helena I Mcmonagle" w:date="2024-09-30T14:32:00Z" w16du:dateUtc="2024-09-30T21:32:00Z">
        <w:r>
          <w:rPr>
            <w:rFonts w:ascii="Times New Roman" w:hAnsi="Times New Roman" w:cs="Times New Roman"/>
          </w:rPr>
          <w:t>Fixed.</w:t>
        </w:r>
        <w:r w:rsidRPr="003A5659">
          <w:rPr>
            <w:rFonts w:ascii="Times New Roman" w:hAnsi="Times New Roman" w:cs="Times New Roman"/>
            <w:i/>
            <w:iCs/>
          </w:rPr>
          <w:br/>
        </w:r>
        <w:r w:rsidRPr="003A5659">
          <w:rPr>
            <w:rFonts w:ascii="Times New Roman" w:hAnsi="Times New Roman" w:cs="Times New Roman"/>
            <w:i/>
            <w:iCs/>
          </w:rPr>
          <w:br/>
          <w:t>Line 719-720: I think this sentence is a valuable summary of clarifying mortality pathways, which ties well with what you introduce in Lines 81-86, and a very good addition.</w:t>
        </w:r>
      </w:ins>
    </w:p>
    <w:p w14:paraId="5E832D35" w14:textId="77777777" w:rsidR="00510D75" w:rsidRDefault="00510D75" w:rsidP="00510D75">
      <w:pPr>
        <w:rPr>
          <w:ins w:id="788" w:author="Helena I Mcmonagle" w:date="2024-09-30T14:32:00Z" w16du:dateUtc="2024-09-30T21:32:00Z"/>
          <w:rFonts w:ascii="Times New Roman" w:hAnsi="Times New Roman" w:cs="Times New Roman"/>
          <w:i/>
          <w:iCs/>
        </w:rPr>
      </w:pPr>
    </w:p>
    <w:p w14:paraId="696A4210" w14:textId="77777777" w:rsidR="00510D75" w:rsidRDefault="00510D75" w:rsidP="00510D75">
      <w:pPr>
        <w:rPr>
          <w:ins w:id="789" w:author="Helena I Mcmonagle" w:date="2024-09-30T14:32:00Z" w16du:dateUtc="2024-09-30T21:32:00Z"/>
          <w:rFonts w:ascii="Times New Roman" w:hAnsi="Times New Roman" w:cs="Times New Roman"/>
          <w:i/>
          <w:iCs/>
        </w:rPr>
      </w:pPr>
      <w:ins w:id="790" w:author="Helena I Mcmonagle" w:date="2024-09-30T14:32:00Z" w16du:dateUtc="2024-09-30T21:32:00Z">
        <w:r>
          <w:rPr>
            <w:rFonts w:ascii="Times New Roman" w:hAnsi="Times New Roman" w:cs="Times New Roman"/>
          </w:rPr>
          <w:t>Thank you!</w:t>
        </w:r>
        <w:r w:rsidRPr="003A5659">
          <w:rPr>
            <w:rFonts w:ascii="Times New Roman" w:hAnsi="Times New Roman" w:cs="Times New Roman"/>
            <w:i/>
            <w:iCs/>
          </w:rPr>
          <w:br/>
        </w:r>
        <w:r w:rsidRPr="003A5659">
          <w:rPr>
            <w:rFonts w:ascii="Times New Roman" w:hAnsi="Times New Roman" w:cs="Times New Roman"/>
            <w:i/>
            <w:iCs/>
          </w:rPr>
          <w:br/>
          <w:t>General Discussion section comment: Re-reading the revised Discussion I think it could be worth expanding on bioenergetics slightly more, if the Authors and Editor see it worthwhile. To me this was a major highlight in your results with the violin plot in Figure 8 (again: wow!) and contextualizes the biomass uncertainty in a major way, because it is well-established in the literature that obtaining directly measured rates is extremely difficult for mesopelagic fishes. I understand the focus of the Discussion is largely carbon sequestration and biomass, which is completely understandable given the focus of the cruise effort (and what the results revealed)… I am curious what the Authors’ suggestions are for uncertainty as a whole. i.e., if we find ways to reduce biomass uncertainty (great suggestions/directions for this given by the Authors!), what suggestions/focus should the scientific community consider moving forward in terms of bioenergetics uncertainty, if the sum of uncertainty in these parameters nearly equals biomass uncertainty? Given both are mentioned several times in the Abstract, I think something as simple as pointing readers in the direction of papers such as McMonagle et al. (2023), where this is more extensively analyzed/discussed, could be worthwhile here to tie it all together while keeping the discussion focused on the cruise’s main efforts.</w:t>
        </w:r>
      </w:ins>
    </w:p>
    <w:p w14:paraId="2C754AA9" w14:textId="77777777" w:rsidR="00510D75" w:rsidRDefault="00510D75" w:rsidP="00510D75">
      <w:pPr>
        <w:rPr>
          <w:ins w:id="791" w:author="Helena I Mcmonagle" w:date="2024-09-30T14:32:00Z" w16du:dateUtc="2024-09-30T21:32:00Z"/>
          <w:rFonts w:ascii="Times New Roman" w:hAnsi="Times New Roman" w:cs="Times New Roman"/>
          <w:i/>
          <w:iCs/>
        </w:rPr>
      </w:pPr>
    </w:p>
    <w:p w14:paraId="2ABE0FFC" w14:textId="77777777" w:rsidR="00510D75" w:rsidRDefault="00510D75" w:rsidP="00510D75">
      <w:pPr>
        <w:rPr>
          <w:ins w:id="792" w:author="Helena I Mcmonagle" w:date="2024-09-30T14:32:00Z" w16du:dateUtc="2024-09-30T21:32:00Z"/>
          <w:rFonts w:ascii="Times New Roman" w:hAnsi="Times New Roman" w:cs="Times New Roman"/>
          <w:i/>
          <w:iCs/>
        </w:rPr>
      </w:pPr>
      <w:ins w:id="793" w:author="Helena I Mcmonagle" w:date="2024-09-30T14:32:00Z" w16du:dateUtc="2024-09-30T21:32:00Z">
        <w:r>
          <w:rPr>
            <w:rFonts w:ascii="Times New Roman" w:hAnsi="Times New Roman" w:cs="Times New Roman"/>
            <w:iCs/>
          </w:rPr>
          <w:t xml:space="preserve">Thanks for your thoughts on this. It is difficult to know what the solution to bioenergetic uncertainty is until various empirical attempts to constrain uncertainty have been tried and we can then see the result of those efforts on the bottom-line estimates. However, it is true that there is much more detailed discussion as to which bioenergetics parameters contribute most </w:t>
        </w:r>
        <w:proofErr w:type="gramStart"/>
        <w:r>
          <w:rPr>
            <w:rFonts w:ascii="Times New Roman" w:hAnsi="Times New Roman" w:cs="Times New Roman"/>
            <w:iCs/>
          </w:rPr>
          <w:t>in</w:t>
        </w:r>
        <w:proofErr w:type="gramEnd"/>
        <w:r>
          <w:rPr>
            <w:rFonts w:ascii="Times New Roman" w:hAnsi="Times New Roman" w:cs="Times New Roman"/>
            <w:iCs/>
          </w:rPr>
          <w:t xml:space="preserve"> these calculations of fish carbon flux in our 2023 paper. We have edited the header of the first paragraph of the discussion to also include bioenergetics (line 565), and have added a sentence pointing readers to a more detailed sensitivity analysis of specific bioenergetics parameters before coming back to the discussion of which parameters contribute most overall, including biomass-related parameters. </w:t>
        </w:r>
        <w:r w:rsidRPr="003A5659">
          <w:rPr>
            <w:rFonts w:ascii="Times New Roman" w:hAnsi="Times New Roman" w:cs="Times New Roman"/>
            <w:i/>
            <w:iCs/>
          </w:rPr>
          <w:br/>
        </w:r>
        <w:r w:rsidRPr="003A5659">
          <w:rPr>
            <w:rFonts w:ascii="Times New Roman" w:hAnsi="Times New Roman" w:cs="Times New Roman"/>
            <w:i/>
            <w:iCs/>
          </w:rPr>
          <w:br/>
          <w:t>Supplemental Material comments below:</w:t>
        </w:r>
        <w:r w:rsidRPr="003A5659">
          <w:rPr>
            <w:rFonts w:ascii="Times New Roman" w:hAnsi="Times New Roman" w:cs="Times New Roman"/>
            <w:i/>
            <w:iCs/>
          </w:rPr>
          <w:br/>
        </w:r>
        <w:r w:rsidRPr="003A5659">
          <w:rPr>
            <w:rFonts w:ascii="Times New Roman" w:hAnsi="Times New Roman" w:cs="Times New Roman"/>
            <w:i/>
            <w:iCs/>
          </w:rPr>
          <w:br/>
          <w:t>Line 103: Stray ‘d’ at the end of this table caption… those letters can be slippery!</w:t>
        </w:r>
      </w:ins>
    </w:p>
    <w:p w14:paraId="5878012D" w14:textId="77777777" w:rsidR="00510D75" w:rsidRDefault="00510D75" w:rsidP="00510D75">
      <w:pPr>
        <w:rPr>
          <w:ins w:id="794" w:author="Helena I Mcmonagle" w:date="2024-09-30T14:32:00Z" w16du:dateUtc="2024-09-30T21:32:00Z"/>
          <w:rFonts w:ascii="Times New Roman" w:hAnsi="Times New Roman" w:cs="Times New Roman"/>
          <w:i/>
          <w:iCs/>
        </w:rPr>
      </w:pPr>
    </w:p>
    <w:p w14:paraId="0ED1F1E5" w14:textId="77777777" w:rsidR="00510D75" w:rsidRPr="00090642" w:rsidRDefault="00510D75" w:rsidP="00510D75">
      <w:pPr>
        <w:rPr>
          <w:ins w:id="795" w:author="Helena I Mcmonagle" w:date="2024-09-30T14:32:00Z" w16du:dateUtc="2024-09-30T21:32:00Z"/>
          <w:rFonts w:ascii="Times New Roman" w:hAnsi="Times New Roman" w:cs="Times New Roman"/>
        </w:rPr>
      </w:pPr>
      <w:ins w:id="796" w:author="Helena I Mcmonagle" w:date="2024-09-30T14:32:00Z" w16du:dateUtc="2024-09-30T21:32:00Z">
        <w:r>
          <w:rPr>
            <w:rFonts w:ascii="Times New Roman" w:hAnsi="Times New Roman" w:cs="Times New Roman"/>
          </w:rPr>
          <w:t xml:space="preserve">Thanks for taking a look at our supplemental materials too. Fixed! </w:t>
        </w:r>
        <w:r w:rsidRPr="003A5659">
          <w:rPr>
            <w:rFonts w:ascii="Times New Roman" w:hAnsi="Times New Roman" w:cs="Times New Roman"/>
            <w:i/>
            <w:iCs/>
          </w:rPr>
          <w:br/>
        </w:r>
        <w:r w:rsidRPr="003A5659">
          <w:rPr>
            <w:rFonts w:ascii="Times New Roman" w:hAnsi="Times New Roman" w:cs="Times New Roman"/>
            <w:i/>
            <w:iCs/>
          </w:rPr>
          <w:br/>
          <w:t>Line 228, Fig. S3: You could change the color code or legend order to match the order in the revised version of the manuscript here.</w:t>
        </w:r>
      </w:ins>
    </w:p>
    <w:p w14:paraId="273989CD" w14:textId="77777777" w:rsidR="00510D75" w:rsidRDefault="00510D75" w:rsidP="00510D75">
      <w:pPr>
        <w:autoSpaceDE w:val="0"/>
        <w:autoSpaceDN w:val="0"/>
        <w:adjustRightInd w:val="0"/>
        <w:rPr>
          <w:ins w:id="797" w:author="Helena I Mcmonagle" w:date="2024-09-30T14:32:00Z" w16du:dateUtc="2024-09-30T21:32:00Z"/>
          <w:rFonts w:ascii="Times New Roman" w:hAnsi="Times New Roman" w:cs="Times New Roman"/>
        </w:rPr>
      </w:pPr>
    </w:p>
    <w:p w14:paraId="6ACB364E" w14:textId="12C34BE7" w:rsidR="00B32317" w:rsidRPr="00510D75" w:rsidRDefault="00510D75" w:rsidP="00510D75">
      <w:pPr>
        <w:autoSpaceDE w:val="0"/>
        <w:autoSpaceDN w:val="0"/>
        <w:adjustRightInd w:val="0"/>
        <w:rPr>
          <w:rFonts w:ascii="Times New Roman" w:hAnsi="Times New Roman" w:cs="Times New Roman"/>
          <w:rPrChange w:id="798" w:author="Helena I Mcmonagle" w:date="2024-09-30T14:32:00Z" w16du:dateUtc="2024-09-30T21:32:00Z">
            <w:rPr>
              <w:rFonts w:ascii="Times New Roman" w:eastAsia="Times New Roman" w:hAnsi="Times New Roman" w:cs="Times New Roman"/>
              <w:lang w:val="en-GB"/>
            </w:rPr>
          </w:rPrChange>
        </w:rPr>
        <w:pPrChange w:id="799" w:author="Helena I Mcmonagle" w:date="2024-09-30T14:32:00Z" w16du:dateUtc="2024-09-30T21:32:00Z">
          <w:pPr/>
        </w:pPrChange>
      </w:pPr>
      <w:ins w:id="800" w:author="Helena I Mcmonagle" w:date="2024-09-30T14:32:00Z" w16du:dateUtc="2024-09-30T21:32:00Z">
        <w:r>
          <w:rPr>
            <w:rFonts w:ascii="Times New Roman" w:hAnsi="Times New Roman" w:cs="Times New Roman"/>
          </w:rPr>
          <w:t xml:space="preserve">Thanks for catching that! We’ve edited that in our code and figure S3. </w:t>
        </w:r>
      </w:ins>
    </w:p>
    <w:p w14:paraId="1C3CE5BE" w14:textId="77777777" w:rsidR="009865D6" w:rsidRDefault="009865D6" w:rsidP="00EC4CA2">
      <w:pPr>
        <w:rPr>
          <w:rFonts w:ascii="Times New Roman" w:eastAsia="Times New Roman" w:hAnsi="Times New Roman" w:cs="Times New Roman"/>
          <w:lang w:val="en-GB"/>
        </w:rPr>
      </w:pPr>
    </w:p>
    <w:p w14:paraId="6A97B10B" w14:textId="4E40850B" w:rsidR="00443C6F" w:rsidRDefault="00443C6F" w:rsidP="00EC4CA2">
      <w:pPr>
        <w:rPr>
          <w:rFonts w:ascii="Times New Roman" w:hAnsi="Times New Roman" w:cs="Times New Roman"/>
          <w:b/>
          <w:bCs/>
        </w:rPr>
      </w:pPr>
      <w:r w:rsidRPr="00AB5A70">
        <w:rPr>
          <w:rFonts w:ascii="Times New Roman" w:hAnsi="Times New Roman" w:cs="Times New Roman"/>
          <w:b/>
          <w:bCs/>
        </w:rPr>
        <w:t>References for supplementary material</w:t>
      </w:r>
    </w:p>
    <w:p w14:paraId="4A829682" w14:textId="77777777" w:rsidR="00EC4CA2" w:rsidRPr="00AB5A70" w:rsidRDefault="00EC4CA2" w:rsidP="00EC4CA2">
      <w:pPr>
        <w:rPr>
          <w:rFonts w:ascii="Times New Roman" w:hAnsi="Times New Roman" w:cs="Times New Roman"/>
          <w:b/>
          <w:bCs/>
        </w:rPr>
      </w:pPr>
    </w:p>
    <w:p w14:paraId="045470A0" w14:textId="77777777" w:rsidR="00EB7874" w:rsidRPr="00AB5A70" w:rsidRDefault="00EB7874" w:rsidP="00EC4CA2">
      <w:pPr>
        <w:pStyle w:val="Bibliography"/>
        <w:rPr>
          <w:rFonts w:ascii="Times New Roman" w:hAnsi="Times New Roman" w:cs="Times New Roman"/>
          <w:lang w:val="en-GB"/>
        </w:rPr>
      </w:pPr>
      <w:r w:rsidRPr="00AB5A70">
        <w:rPr>
          <w:rFonts w:ascii="Times New Roman" w:hAnsi="Times New Roman" w:cs="Times New Roman"/>
          <w:lang w:val="en-GB"/>
        </w:rPr>
        <w:t xml:space="preserve">Bailey, T. G., and Robertson, D. R. 1982. Organic and caloric levels of fish </w:t>
      </w:r>
      <w:proofErr w:type="spellStart"/>
      <w:r w:rsidRPr="00AB5A70">
        <w:rPr>
          <w:rFonts w:ascii="Times New Roman" w:hAnsi="Times New Roman" w:cs="Times New Roman"/>
          <w:lang w:val="en-GB"/>
        </w:rPr>
        <w:t>feces</w:t>
      </w:r>
      <w:proofErr w:type="spellEnd"/>
      <w:r w:rsidRPr="00AB5A70">
        <w:rPr>
          <w:rFonts w:ascii="Times New Roman" w:hAnsi="Times New Roman" w:cs="Times New Roman"/>
          <w:lang w:val="en-GB"/>
        </w:rPr>
        <w:t xml:space="preserve"> relative to its consumption by coprophagous reef fishes. Marine Biology, 69: 45–50.</w:t>
      </w:r>
    </w:p>
    <w:p w14:paraId="4C6E992D" w14:textId="6D28D173" w:rsidR="00443C6F" w:rsidRPr="00AB5A70" w:rsidRDefault="00AD26E8" w:rsidP="00EC4CA2">
      <w:pPr>
        <w:pStyle w:val="Bibliography"/>
        <w:rPr>
          <w:rFonts w:ascii="Times New Roman" w:hAnsi="Times New Roman" w:cs="Times New Roman"/>
          <w:lang w:val="en-GB"/>
        </w:rPr>
      </w:pPr>
      <w:r w:rsidRPr="00AB5A70">
        <w:rPr>
          <w:rFonts w:ascii="Times New Roman" w:hAnsi="Times New Roman" w:cs="Times New Roman"/>
          <w:lang w:val="en-GB"/>
        </w:rPr>
        <w:t xml:space="preserve">Braun, C. D., Gaube, P., Sinclair-Taylor, T. H., </w:t>
      </w:r>
      <w:proofErr w:type="spellStart"/>
      <w:r w:rsidRPr="00AB5A70">
        <w:rPr>
          <w:rFonts w:ascii="Times New Roman" w:hAnsi="Times New Roman" w:cs="Times New Roman"/>
          <w:lang w:val="en-GB"/>
        </w:rPr>
        <w:t>Skomal</w:t>
      </w:r>
      <w:proofErr w:type="spellEnd"/>
      <w:r w:rsidRPr="00AB5A70">
        <w:rPr>
          <w:rFonts w:ascii="Times New Roman" w:hAnsi="Times New Roman" w:cs="Times New Roman"/>
          <w:lang w:val="en-GB"/>
        </w:rPr>
        <w:t xml:space="preserve">, G. B., and </w:t>
      </w:r>
      <w:proofErr w:type="spellStart"/>
      <w:r w:rsidRPr="00AB5A70">
        <w:rPr>
          <w:rFonts w:ascii="Times New Roman" w:hAnsi="Times New Roman" w:cs="Times New Roman"/>
          <w:lang w:val="en-GB"/>
        </w:rPr>
        <w:t>Thorrold</w:t>
      </w:r>
      <w:proofErr w:type="spellEnd"/>
      <w:r w:rsidRPr="00AB5A70">
        <w:rPr>
          <w:rFonts w:ascii="Times New Roman" w:hAnsi="Times New Roman" w:cs="Times New Roman"/>
          <w:lang w:val="en-GB"/>
        </w:rPr>
        <w:t>, S. R. 2019. Mesoscale eddies release pelagic sharks from thermal constraints to foraging in the ocean twilight zone. Proceedings of the National Academy of Sciences, 116: 17187–17192.</w:t>
      </w:r>
    </w:p>
    <w:p w14:paraId="298AA7C0" w14:textId="47523D67" w:rsidR="00443C6F" w:rsidRPr="00AB5A70" w:rsidRDefault="00443C6F" w:rsidP="00EC4CA2">
      <w:pPr>
        <w:pStyle w:val="Bibliography"/>
        <w:rPr>
          <w:rFonts w:ascii="Times New Roman" w:hAnsi="Times New Roman" w:cs="Times New Roman"/>
        </w:rPr>
      </w:pPr>
      <w:r w:rsidRPr="00AB5A70">
        <w:rPr>
          <w:rFonts w:ascii="Times New Roman" w:hAnsi="Times New Roman" w:cs="Times New Roman"/>
        </w:rPr>
        <w:t xml:space="preserve">Brett J. R. and Groves, T. D. D. 1979. Physiological energetics. </w:t>
      </w:r>
      <w:r w:rsidRPr="00AB5A70">
        <w:rPr>
          <w:rFonts w:ascii="Times New Roman" w:hAnsi="Times New Roman" w:cs="Times New Roman"/>
          <w:i/>
          <w:iCs/>
        </w:rPr>
        <w:t>In</w:t>
      </w:r>
      <w:r w:rsidRPr="00AB5A70">
        <w:rPr>
          <w:rFonts w:ascii="Times New Roman" w:hAnsi="Times New Roman" w:cs="Times New Roman"/>
        </w:rPr>
        <w:t xml:space="preserve"> Bioenergetics and Growth, </w:t>
      </w:r>
      <w:r w:rsidRPr="00AB5A70">
        <w:rPr>
          <w:rFonts w:ascii="Times New Roman" w:hAnsi="Times New Roman" w:cs="Times New Roman"/>
          <w:i/>
          <w:iCs/>
        </w:rPr>
        <w:t xml:space="preserve">Edited by </w:t>
      </w:r>
      <w:r w:rsidRPr="00AB5A70">
        <w:rPr>
          <w:rFonts w:ascii="Times New Roman" w:hAnsi="Times New Roman" w:cs="Times New Roman"/>
        </w:rPr>
        <w:t>W. S. Hoar and D. J. Randall. Academic Press, New York. pp. 279-352.</w:t>
      </w:r>
    </w:p>
    <w:p w14:paraId="6BB8A80D" w14:textId="504E2C85" w:rsidR="00EB7874" w:rsidRPr="00AB5A70" w:rsidRDefault="00EB7874" w:rsidP="00EC4CA2">
      <w:pPr>
        <w:pStyle w:val="Bibliography"/>
        <w:rPr>
          <w:rFonts w:ascii="Times New Roman" w:hAnsi="Times New Roman" w:cs="Times New Roman"/>
        </w:rPr>
      </w:pPr>
      <w:r w:rsidRPr="00AB5A70">
        <w:rPr>
          <w:rFonts w:ascii="Times New Roman" w:hAnsi="Times New Roman" w:cs="Times New Roman"/>
        </w:rPr>
        <w:t xml:space="preserve">Childress, J. J., and Nygaard, M. H. 1973. The chemical composition of midwater fishes as a function of depth of </w:t>
      </w:r>
      <w:proofErr w:type="spellStart"/>
      <w:r w:rsidRPr="00AB5A70">
        <w:rPr>
          <w:rFonts w:ascii="Times New Roman" w:hAnsi="Times New Roman" w:cs="Times New Roman"/>
        </w:rPr>
        <w:t>occurence</w:t>
      </w:r>
      <w:proofErr w:type="spellEnd"/>
      <w:r w:rsidRPr="00AB5A70">
        <w:rPr>
          <w:rFonts w:ascii="Times New Roman" w:hAnsi="Times New Roman" w:cs="Times New Roman"/>
        </w:rPr>
        <w:t xml:space="preserve"> off southern California. Deep Sea Research and Oceanographic Abstracts, 20: 1093–1109.</w:t>
      </w:r>
    </w:p>
    <w:p w14:paraId="2EE5AECB" w14:textId="546F63A2" w:rsidR="00EB7874" w:rsidRPr="00A46E6C" w:rsidRDefault="00EB7874" w:rsidP="00EC4CA2">
      <w:pPr>
        <w:pStyle w:val="Bibliography"/>
        <w:rPr>
          <w:rFonts w:ascii="Times New Roman" w:hAnsi="Times New Roman" w:cs="Times New Roman"/>
          <w:lang w:val="en-GB"/>
        </w:rPr>
      </w:pPr>
      <w:r w:rsidRPr="00AB5A70">
        <w:rPr>
          <w:rFonts w:ascii="Times New Roman" w:hAnsi="Times New Roman" w:cs="Times New Roman"/>
          <w:lang w:val="en-GB"/>
        </w:rPr>
        <w:t xml:space="preserve">Childress, J. J., Taylor, S. M., </w:t>
      </w:r>
      <w:proofErr w:type="spellStart"/>
      <w:r w:rsidRPr="00AB5A70">
        <w:rPr>
          <w:rFonts w:ascii="Times New Roman" w:hAnsi="Times New Roman" w:cs="Times New Roman"/>
          <w:lang w:val="en-GB"/>
        </w:rPr>
        <w:t>Cailliet</w:t>
      </w:r>
      <w:proofErr w:type="spellEnd"/>
      <w:r w:rsidRPr="00AB5A70">
        <w:rPr>
          <w:rFonts w:ascii="Times New Roman" w:hAnsi="Times New Roman" w:cs="Times New Roman"/>
          <w:lang w:val="en-GB"/>
        </w:rPr>
        <w:t xml:space="preserve">, G. M., and Price, M. H. 1980. Patterns of growth, energy </w:t>
      </w:r>
      <w:r w:rsidRPr="00A46E6C">
        <w:rPr>
          <w:rFonts w:ascii="Times New Roman" w:hAnsi="Times New Roman" w:cs="Times New Roman"/>
          <w:lang w:val="en-GB"/>
        </w:rPr>
        <w:t>utilization and reproduction in some meso- and bathypelagic fishes off Southern California. Marine Biology, 61: 27–40.</w:t>
      </w:r>
    </w:p>
    <w:p w14:paraId="6120356B" w14:textId="1710FA11" w:rsidR="00A46E6C" w:rsidRPr="00A46E6C" w:rsidRDefault="00A46E6C" w:rsidP="00A46E6C">
      <w:pPr>
        <w:autoSpaceDE w:val="0"/>
        <w:autoSpaceDN w:val="0"/>
        <w:adjustRightInd w:val="0"/>
        <w:ind w:left="720" w:hanging="720"/>
        <w:rPr>
          <w:rFonts w:ascii="Times New Roman" w:eastAsiaTheme="minorHAnsi" w:hAnsi="Times New Roman" w:cs="Times New Roman"/>
          <w:color w:val="231F20"/>
          <w14:ligatures w14:val="standardContextual"/>
        </w:rPr>
      </w:pPr>
      <w:r w:rsidRPr="00A46E6C">
        <w:rPr>
          <w:rFonts w:ascii="Times New Roman" w:eastAsiaTheme="minorHAnsi" w:hAnsi="Times New Roman" w:cs="Times New Roman"/>
          <w:color w:val="231F20"/>
          <w14:ligatures w14:val="standardContextual"/>
        </w:rPr>
        <w:t xml:space="preserve">Folmer, O., Black, M., </w:t>
      </w:r>
      <w:proofErr w:type="spellStart"/>
      <w:r w:rsidRPr="00A46E6C">
        <w:rPr>
          <w:rFonts w:ascii="Times New Roman" w:eastAsiaTheme="minorHAnsi" w:hAnsi="Times New Roman" w:cs="Times New Roman"/>
          <w:color w:val="231F20"/>
          <w14:ligatures w14:val="standardContextual"/>
        </w:rPr>
        <w:t>Hoeh</w:t>
      </w:r>
      <w:proofErr w:type="spellEnd"/>
      <w:r w:rsidRPr="00A46E6C">
        <w:rPr>
          <w:rFonts w:ascii="Times New Roman" w:eastAsiaTheme="minorHAnsi" w:hAnsi="Times New Roman" w:cs="Times New Roman"/>
          <w:color w:val="231F20"/>
          <w14:ligatures w14:val="standardContextual"/>
        </w:rPr>
        <w:t xml:space="preserve">, W., Lutz, R., and </w:t>
      </w:r>
      <w:proofErr w:type="spellStart"/>
      <w:r w:rsidRPr="00A46E6C">
        <w:rPr>
          <w:rFonts w:ascii="Times New Roman" w:eastAsiaTheme="minorHAnsi" w:hAnsi="Times New Roman" w:cs="Times New Roman"/>
          <w:color w:val="231F20"/>
          <w14:ligatures w14:val="standardContextual"/>
        </w:rPr>
        <w:t>Vrijenhoek</w:t>
      </w:r>
      <w:proofErr w:type="spellEnd"/>
      <w:r w:rsidRPr="00A46E6C">
        <w:rPr>
          <w:rFonts w:ascii="Times New Roman" w:eastAsiaTheme="minorHAnsi" w:hAnsi="Times New Roman" w:cs="Times New Roman"/>
          <w:color w:val="231F20"/>
          <w14:ligatures w14:val="standardContextual"/>
        </w:rPr>
        <w:t>, R. 1994. DNA primers</w:t>
      </w:r>
      <w:r>
        <w:rPr>
          <w:rFonts w:ascii="Times New Roman" w:eastAsiaTheme="minorHAnsi" w:hAnsi="Times New Roman" w:cs="Times New Roman"/>
          <w:color w:val="231F20"/>
          <w14:ligatures w14:val="standardContextual"/>
        </w:rPr>
        <w:t xml:space="preserve"> </w:t>
      </w:r>
      <w:r w:rsidRPr="00A46E6C">
        <w:rPr>
          <w:rFonts w:ascii="Times New Roman" w:eastAsiaTheme="minorHAnsi" w:hAnsi="Times New Roman" w:cs="Times New Roman"/>
          <w:color w:val="231F20"/>
          <w14:ligatures w14:val="standardContextual"/>
        </w:rPr>
        <w:t>for amplification of mitochondrial cytochrome c oxidase subunit i from diverse</w:t>
      </w:r>
    </w:p>
    <w:p w14:paraId="636DDDAA" w14:textId="2BAE419C" w:rsidR="00A46E6C" w:rsidRPr="00A46E6C" w:rsidRDefault="00A46E6C" w:rsidP="00D843EA">
      <w:pPr>
        <w:ind w:left="720"/>
        <w:rPr>
          <w:lang w:val="en-GB"/>
        </w:rPr>
      </w:pPr>
      <w:r w:rsidRPr="00A46E6C">
        <w:rPr>
          <w:rFonts w:ascii="Times New Roman" w:eastAsiaTheme="minorHAnsi" w:hAnsi="Times New Roman" w:cs="Times New Roman"/>
          <w:color w:val="231F20"/>
          <w14:ligatures w14:val="standardContextual"/>
        </w:rPr>
        <w:t xml:space="preserve">metazoan invertebrates. Mol. Mar. Biol. </w:t>
      </w:r>
      <w:proofErr w:type="spellStart"/>
      <w:r w:rsidRPr="00A46E6C">
        <w:rPr>
          <w:rFonts w:ascii="Times New Roman" w:eastAsiaTheme="minorHAnsi" w:hAnsi="Times New Roman" w:cs="Times New Roman"/>
          <w:color w:val="231F20"/>
          <w14:ligatures w14:val="standardContextual"/>
        </w:rPr>
        <w:t>Biotechnol</w:t>
      </w:r>
      <w:proofErr w:type="spellEnd"/>
      <w:r w:rsidRPr="00A46E6C">
        <w:rPr>
          <w:rFonts w:ascii="Times New Roman" w:eastAsiaTheme="minorHAnsi" w:hAnsi="Times New Roman" w:cs="Times New Roman"/>
          <w:color w:val="231F20"/>
          <w14:ligatures w14:val="standardContextual"/>
        </w:rPr>
        <w:t>. 3 (5), 294–299</w:t>
      </w:r>
      <w:r w:rsidRPr="00A46E6C">
        <w:rPr>
          <w:rFonts w:ascii="Times New Roman" w:eastAsiaTheme="minorHAnsi" w:hAnsi="Times New Roman" w:cs="Times New Roman"/>
          <w:i/>
          <w:iCs/>
          <w:color w:val="231F20"/>
          <w14:ligatures w14:val="standardContextual"/>
        </w:rPr>
        <w:t>.</w:t>
      </w:r>
    </w:p>
    <w:p w14:paraId="48F73497" w14:textId="02B9D9D0" w:rsidR="00EB7874" w:rsidRPr="00AB5A70" w:rsidRDefault="00EB7874" w:rsidP="00EC4CA2">
      <w:pPr>
        <w:pStyle w:val="Bibliography"/>
        <w:rPr>
          <w:rFonts w:ascii="Times New Roman" w:hAnsi="Times New Roman" w:cs="Times New Roman"/>
          <w:lang w:val="en-GB"/>
        </w:rPr>
      </w:pPr>
      <w:proofErr w:type="spellStart"/>
      <w:r w:rsidRPr="00AB5A70">
        <w:rPr>
          <w:rFonts w:ascii="Times New Roman" w:hAnsi="Times New Roman" w:cs="Times New Roman"/>
          <w:lang w:val="en-GB"/>
        </w:rPr>
        <w:t>Gj</w:t>
      </w:r>
      <w:r w:rsidRPr="00AB5A70">
        <w:rPr>
          <w:rFonts w:ascii="Times New Roman" w:hAnsi="Times New Roman" w:cs="Times New Roman"/>
        </w:rPr>
        <w:t>øs</w:t>
      </w:r>
      <w:r w:rsidRPr="00AB5A70">
        <w:rPr>
          <w:rFonts w:ascii="Times New Roman" w:hAnsi="Times New Roman" w:cs="Times New Roman"/>
          <w:lang w:val="en-GB"/>
        </w:rPr>
        <w:t>æter</w:t>
      </w:r>
      <w:proofErr w:type="spellEnd"/>
      <w:r w:rsidRPr="00AB5A70">
        <w:rPr>
          <w:rFonts w:ascii="Times New Roman" w:hAnsi="Times New Roman" w:cs="Times New Roman"/>
          <w:lang w:val="en-GB"/>
        </w:rPr>
        <w:t xml:space="preserve">, J. 1973. Age, growth, and mortality of the </w:t>
      </w:r>
      <w:proofErr w:type="spellStart"/>
      <w:r w:rsidRPr="00AB5A70">
        <w:rPr>
          <w:rFonts w:ascii="Times New Roman" w:hAnsi="Times New Roman" w:cs="Times New Roman"/>
          <w:lang w:val="en-GB"/>
        </w:rPr>
        <w:t>mygtophid</w:t>
      </w:r>
      <w:proofErr w:type="spellEnd"/>
      <w:r w:rsidRPr="00AB5A70">
        <w:rPr>
          <w:rFonts w:ascii="Times New Roman" w:hAnsi="Times New Roman" w:cs="Times New Roman"/>
          <w:lang w:val="en-GB"/>
        </w:rPr>
        <w:t xml:space="preserve"> fish, </w:t>
      </w:r>
      <w:r w:rsidRPr="00AB5A70">
        <w:rPr>
          <w:rFonts w:ascii="Times New Roman" w:hAnsi="Times New Roman" w:cs="Times New Roman"/>
          <w:i/>
          <w:iCs/>
          <w:lang w:val="en-GB"/>
        </w:rPr>
        <w:t>Benthosema glaciale</w:t>
      </w:r>
      <w:r w:rsidRPr="00AB5A70">
        <w:rPr>
          <w:rFonts w:ascii="Times New Roman" w:hAnsi="Times New Roman" w:cs="Times New Roman"/>
          <w:lang w:val="en-GB"/>
        </w:rPr>
        <w:t xml:space="preserve"> (Reinhardt), from Western Norway. </w:t>
      </w:r>
      <w:proofErr w:type="spellStart"/>
      <w:r w:rsidRPr="00AB5A70">
        <w:rPr>
          <w:rFonts w:ascii="Times New Roman" w:hAnsi="Times New Roman" w:cs="Times New Roman"/>
          <w:lang w:val="en-GB"/>
        </w:rPr>
        <w:t>Sarsia</w:t>
      </w:r>
      <w:proofErr w:type="spellEnd"/>
      <w:r w:rsidRPr="00AB5A70">
        <w:rPr>
          <w:rFonts w:ascii="Times New Roman" w:hAnsi="Times New Roman" w:cs="Times New Roman"/>
          <w:lang w:val="en-GB"/>
        </w:rPr>
        <w:t>, 52: 1–14.</w:t>
      </w:r>
    </w:p>
    <w:p w14:paraId="74B29FD5" w14:textId="77777777" w:rsidR="00AD26E8" w:rsidRPr="00AB5A70" w:rsidRDefault="00AD26E8" w:rsidP="00EC4CA2">
      <w:pPr>
        <w:pStyle w:val="Bibliography"/>
        <w:rPr>
          <w:rFonts w:ascii="Times New Roman" w:hAnsi="Times New Roman" w:cs="Times New Roman"/>
          <w:lang w:val="en-GB"/>
        </w:rPr>
      </w:pPr>
      <w:proofErr w:type="spellStart"/>
      <w:r w:rsidRPr="00AB5A70">
        <w:rPr>
          <w:rFonts w:ascii="Times New Roman" w:hAnsi="Times New Roman" w:cs="Times New Roman"/>
          <w:lang w:val="en-GB"/>
        </w:rPr>
        <w:t>Goetsch</w:t>
      </w:r>
      <w:proofErr w:type="spellEnd"/>
      <w:r w:rsidRPr="00AB5A70">
        <w:rPr>
          <w:rFonts w:ascii="Times New Roman" w:hAnsi="Times New Roman" w:cs="Times New Roman"/>
          <w:lang w:val="en-GB"/>
        </w:rPr>
        <w:t xml:space="preserve">, C., Conners, M. G., Budge, S. M., </w:t>
      </w:r>
      <w:proofErr w:type="spellStart"/>
      <w:r w:rsidRPr="00AB5A70">
        <w:rPr>
          <w:rFonts w:ascii="Times New Roman" w:hAnsi="Times New Roman" w:cs="Times New Roman"/>
          <w:lang w:val="en-GB"/>
        </w:rPr>
        <w:t>Mitani</w:t>
      </w:r>
      <w:proofErr w:type="spellEnd"/>
      <w:r w:rsidRPr="00AB5A70">
        <w:rPr>
          <w:rFonts w:ascii="Times New Roman" w:hAnsi="Times New Roman" w:cs="Times New Roman"/>
          <w:lang w:val="en-GB"/>
        </w:rPr>
        <w:t xml:space="preserve">, Y., Walker, W. A., </w:t>
      </w:r>
      <w:proofErr w:type="spellStart"/>
      <w:r w:rsidRPr="00AB5A70">
        <w:rPr>
          <w:rFonts w:ascii="Times New Roman" w:hAnsi="Times New Roman" w:cs="Times New Roman"/>
          <w:lang w:val="en-GB"/>
        </w:rPr>
        <w:t>Bromaghin</w:t>
      </w:r>
      <w:proofErr w:type="spellEnd"/>
      <w:r w:rsidRPr="00AB5A70">
        <w:rPr>
          <w:rFonts w:ascii="Times New Roman" w:hAnsi="Times New Roman" w:cs="Times New Roman"/>
          <w:lang w:val="en-GB"/>
        </w:rPr>
        <w:t xml:space="preserve">, J. F., Simmons, S. E., </w:t>
      </w:r>
      <w:r w:rsidRPr="00AB5A70">
        <w:rPr>
          <w:rFonts w:ascii="Times New Roman" w:hAnsi="Times New Roman" w:cs="Times New Roman"/>
          <w:i/>
          <w:iCs/>
          <w:lang w:val="en-GB"/>
        </w:rPr>
        <w:t>et al.,</w:t>
      </w:r>
      <w:r w:rsidRPr="00AB5A70">
        <w:rPr>
          <w:rFonts w:ascii="Times New Roman" w:hAnsi="Times New Roman" w:cs="Times New Roman"/>
          <w:lang w:val="en-GB"/>
        </w:rPr>
        <w:t xml:space="preserve"> 2018. Energy-Rich Mesopelagic Fishes Revealed as a Critical Prey Resource for a Deep-Diving Predator Using Quantitative Fatty Acid Signature Analysis. Frontiers in Marine Science, 5: 430.</w:t>
      </w:r>
    </w:p>
    <w:p w14:paraId="244ED947" w14:textId="7942E25D" w:rsidR="00AD26E8" w:rsidRPr="00AB5A70" w:rsidRDefault="00AD26E8" w:rsidP="00EC4CA2">
      <w:pPr>
        <w:autoSpaceDE w:val="0"/>
        <w:autoSpaceDN w:val="0"/>
        <w:adjustRightInd w:val="0"/>
        <w:ind w:left="720" w:hanging="720"/>
        <w:rPr>
          <w:rFonts w:ascii="Times New Roman" w:eastAsiaTheme="minorHAnsi" w:hAnsi="Times New Roman" w:cs="Times New Roman"/>
          <w14:ligatures w14:val="standardContextual"/>
        </w:rPr>
      </w:pPr>
      <w:proofErr w:type="spellStart"/>
      <w:r w:rsidRPr="00AB5A70">
        <w:rPr>
          <w:rFonts w:ascii="Times New Roman" w:eastAsiaTheme="minorHAnsi" w:hAnsi="Times New Roman" w:cs="Times New Roman"/>
          <w14:ligatures w14:val="standardContextual"/>
        </w:rPr>
        <w:t>Gorsky</w:t>
      </w:r>
      <w:proofErr w:type="spellEnd"/>
      <w:r w:rsidRPr="00AB5A70">
        <w:rPr>
          <w:rFonts w:ascii="Times New Roman" w:eastAsiaTheme="minorHAnsi" w:hAnsi="Times New Roman" w:cs="Times New Roman"/>
          <w14:ligatures w14:val="standardContextual"/>
        </w:rPr>
        <w:t xml:space="preserve">, G., </w:t>
      </w:r>
      <w:proofErr w:type="spellStart"/>
      <w:r w:rsidRPr="00AB5A70">
        <w:rPr>
          <w:rFonts w:ascii="Times New Roman" w:eastAsiaTheme="minorHAnsi" w:hAnsi="Times New Roman" w:cs="Times New Roman"/>
          <w14:ligatures w14:val="standardContextual"/>
        </w:rPr>
        <w:t>Ohman</w:t>
      </w:r>
      <w:proofErr w:type="spellEnd"/>
      <w:r w:rsidRPr="00AB5A70">
        <w:rPr>
          <w:rFonts w:ascii="Times New Roman" w:eastAsiaTheme="minorHAnsi" w:hAnsi="Times New Roman" w:cs="Times New Roman"/>
          <w14:ligatures w14:val="standardContextual"/>
        </w:rPr>
        <w:t xml:space="preserve">, M. D., </w:t>
      </w:r>
      <w:proofErr w:type="spellStart"/>
      <w:r w:rsidRPr="00AB5A70">
        <w:rPr>
          <w:rFonts w:ascii="Times New Roman" w:eastAsiaTheme="minorHAnsi" w:hAnsi="Times New Roman" w:cs="Times New Roman"/>
          <w14:ligatures w14:val="standardContextual"/>
        </w:rPr>
        <w:t>Picheral</w:t>
      </w:r>
      <w:proofErr w:type="spellEnd"/>
      <w:r w:rsidRPr="00AB5A70">
        <w:rPr>
          <w:rFonts w:ascii="Times New Roman" w:eastAsiaTheme="minorHAnsi" w:hAnsi="Times New Roman" w:cs="Times New Roman"/>
          <w14:ligatures w14:val="standardContextual"/>
        </w:rPr>
        <w:t xml:space="preserve">, M., Gasparini, S., </w:t>
      </w:r>
      <w:proofErr w:type="spellStart"/>
      <w:r w:rsidRPr="00AB5A70">
        <w:rPr>
          <w:rFonts w:ascii="Times New Roman" w:eastAsiaTheme="minorHAnsi" w:hAnsi="Times New Roman" w:cs="Times New Roman"/>
          <w14:ligatures w14:val="standardContextual"/>
        </w:rPr>
        <w:t>Stemmann</w:t>
      </w:r>
      <w:proofErr w:type="spellEnd"/>
      <w:r w:rsidRPr="00AB5A70">
        <w:rPr>
          <w:rFonts w:ascii="Times New Roman" w:eastAsiaTheme="minorHAnsi" w:hAnsi="Times New Roman" w:cs="Times New Roman"/>
          <w14:ligatures w14:val="standardContextual"/>
        </w:rPr>
        <w:t xml:space="preserve">, L., </w:t>
      </w:r>
      <w:proofErr w:type="spellStart"/>
      <w:r w:rsidRPr="00AB5A70">
        <w:rPr>
          <w:rFonts w:ascii="Times New Roman" w:eastAsiaTheme="minorHAnsi" w:hAnsi="Times New Roman" w:cs="Times New Roman"/>
          <w14:ligatures w14:val="standardContextual"/>
        </w:rPr>
        <w:t>Romagnan</w:t>
      </w:r>
      <w:proofErr w:type="spellEnd"/>
      <w:r w:rsidRPr="00AB5A70">
        <w:rPr>
          <w:rFonts w:ascii="Times New Roman" w:eastAsiaTheme="minorHAnsi" w:hAnsi="Times New Roman" w:cs="Times New Roman"/>
          <w14:ligatures w14:val="standardContextual"/>
        </w:rPr>
        <w:t xml:space="preserve">, J.-B., </w:t>
      </w:r>
      <w:proofErr w:type="spellStart"/>
      <w:r w:rsidRPr="00AB5A70">
        <w:rPr>
          <w:rFonts w:ascii="Times New Roman" w:eastAsiaTheme="minorHAnsi" w:hAnsi="Times New Roman" w:cs="Times New Roman"/>
          <w14:ligatures w14:val="standardContextual"/>
        </w:rPr>
        <w:t>Cawood</w:t>
      </w:r>
      <w:proofErr w:type="spellEnd"/>
      <w:r w:rsidRPr="00AB5A70">
        <w:rPr>
          <w:rFonts w:ascii="Times New Roman" w:eastAsiaTheme="minorHAnsi" w:hAnsi="Times New Roman" w:cs="Times New Roman"/>
          <w14:ligatures w14:val="standardContextual"/>
        </w:rPr>
        <w:t xml:space="preserve">, A., </w:t>
      </w:r>
      <w:proofErr w:type="spellStart"/>
      <w:r w:rsidRPr="00AB5A70">
        <w:rPr>
          <w:rFonts w:ascii="Times New Roman" w:eastAsiaTheme="minorHAnsi" w:hAnsi="Times New Roman" w:cs="Times New Roman"/>
          <w14:ligatures w14:val="standardContextual"/>
        </w:rPr>
        <w:t>Pesant</w:t>
      </w:r>
      <w:proofErr w:type="spellEnd"/>
      <w:r w:rsidRPr="00AB5A70">
        <w:rPr>
          <w:rFonts w:ascii="Times New Roman" w:eastAsiaTheme="minorHAnsi" w:hAnsi="Times New Roman" w:cs="Times New Roman"/>
          <w14:ligatures w14:val="standardContextual"/>
        </w:rPr>
        <w:t>, S. et al. 2010</w:t>
      </w:r>
      <w:r w:rsidR="00574725" w:rsidRPr="00AB5A70">
        <w:rPr>
          <w:rFonts w:ascii="Times New Roman" w:eastAsiaTheme="minorHAnsi" w:hAnsi="Times New Roman" w:cs="Times New Roman"/>
          <w14:ligatures w14:val="standardContextual"/>
        </w:rPr>
        <w:t>.</w:t>
      </w:r>
      <w:r w:rsidRPr="00AB5A70">
        <w:rPr>
          <w:rFonts w:ascii="Times New Roman" w:eastAsiaTheme="minorHAnsi" w:hAnsi="Times New Roman" w:cs="Times New Roman"/>
          <w14:ligatures w14:val="standardContextual"/>
        </w:rPr>
        <w:t xml:space="preserve"> Digital zooplankton image analysis using the ZooScan integrated system. J. Plankton Res., 32, 285–30.</w:t>
      </w:r>
    </w:p>
    <w:p w14:paraId="56399F3D" w14:textId="1EC0B519" w:rsidR="00276667" w:rsidRDefault="00276667" w:rsidP="00276667">
      <w:pPr>
        <w:pStyle w:val="Bibliography"/>
        <w:rPr>
          <w:rFonts w:ascii="Times New Roman" w:hAnsi="Times New Roman" w:cs="Times New Roman"/>
        </w:rPr>
      </w:pPr>
      <w:r w:rsidRPr="00276667">
        <w:rPr>
          <w:rFonts w:ascii="Times New Roman" w:hAnsi="Times New Roman" w:cs="Times New Roman"/>
        </w:rPr>
        <w:t xml:space="preserve">Govindarajan, A. F., Llopiz, J. K., Caiger, P. E., Jech, J. M., Lavery, A. C., McMonagle, H., Wiebe, P. H., </w:t>
      </w:r>
      <w:r w:rsidRPr="00276667">
        <w:rPr>
          <w:rFonts w:ascii="Times New Roman" w:hAnsi="Times New Roman" w:cs="Times New Roman"/>
          <w:i/>
          <w:iCs/>
        </w:rPr>
        <w:t>et al.</w:t>
      </w:r>
      <w:r w:rsidRPr="00276667">
        <w:rPr>
          <w:rFonts w:ascii="Times New Roman" w:hAnsi="Times New Roman" w:cs="Times New Roman"/>
        </w:rPr>
        <w:t xml:space="preserve"> 2023. Assessing mesopelagic fish diversity and diel vertical migration with environmental DNA. Frontiers in Marine Science, 10: 1219993.</w:t>
      </w:r>
    </w:p>
    <w:p w14:paraId="7CBADD48" w14:textId="1BF9B8F7" w:rsidR="00AD26E8" w:rsidRPr="00AB5A70" w:rsidRDefault="00AD26E8" w:rsidP="00EC4CA2">
      <w:pPr>
        <w:pStyle w:val="Bibliography"/>
        <w:rPr>
          <w:rFonts w:ascii="Times New Roman" w:hAnsi="Times New Roman" w:cs="Times New Roman"/>
          <w:lang w:val="en-GB"/>
        </w:rPr>
      </w:pPr>
      <w:r w:rsidRPr="00AB5A70">
        <w:rPr>
          <w:rFonts w:ascii="Times New Roman" w:hAnsi="Times New Roman" w:cs="Times New Roman"/>
        </w:rPr>
        <w:t>Jobling, M., 1994. Fish Bioenergetics. Chapman &amp; Hall, London, p. 95.</w:t>
      </w:r>
    </w:p>
    <w:p w14:paraId="425A4E60" w14:textId="09B00B0A" w:rsidR="00324C43" w:rsidRPr="00AB5A70" w:rsidRDefault="00324C43" w:rsidP="00EC4CA2">
      <w:pPr>
        <w:pStyle w:val="Bibliography"/>
        <w:rPr>
          <w:rFonts w:ascii="Times New Roman" w:hAnsi="Times New Roman" w:cs="Times New Roman"/>
          <w:lang w:val="en-GB"/>
        </w:rPr>
      </w:pPr>
      <w:r w:rsidRPr="00AB5A70">
        <w:rPr>
          <w:rFonts w:ascii="Times New Roman" w:hAnsi="Times New Roman" w:cs="Times New Roman"/>
          <w:lang w:val="en-GB"/>
        </w:rPr>
        <w:t xml:space="preserve">Maas, A. E., </w:t>
      </w:r>
      <w:proofErr w:type="spellStart"/>
      <w:r w:rsidRPr="00AB5A70">
        <w:rPr>
          <w:rFonts w:ascii="Times New Roman" w:hAnsi="Times New Roman" w:cs="Times New Roman"/>
          <w:lang w:val="en-GB"/>
        </w:rPr>
        <w:t>Gossner</w:t>
      </w:r>
      <w:proofErr w:type="spellEnd"/>
      <w:r w:rsidRPr="00AB5A70">
        <w:rPr>
          <w:rFonts w:ascii="Times New Roman" w:hAnsi="Times New Roman" w:cs="Times New Roman"/>
          <w:lang w:val="en-GB"/>
        </w:rPr>
        <w:t>, H., Smith, M. J., and Blanco-</w:t>
      </w:r>
      <w:proofErr w:type="spellStart"/>
      <w:r w:rsidRPr="00AB5A70">
        <w:rPr>
          <w:rFonts w:ascii="Times New Roman" w:hAnsi="Times New Roman" w:cs="Times New Roman"/>
          <w:lang w:val="en-GB"/>
        </w:rPr>
        <w:t>Bercial</w:t>
      </w:r>
      <w:proofErr w:type="spellEnd"/>
      <w:r w:rsidRPr="00AB5A70">
        <w:rPr>
          <w:rFonts w:ascii="Times New Roman" w:hAnsi="Times New Roman" w:cs="Times New Roman"/>
          <w:lang w:val="en-GB"/>
        </w:rPr>
        <w:t>, L. 2021. Use of optical imaging datasets to assess biogeochemical contributions of the mesozooplankton. Journal of Plankton Research, 43: 475–491.</w:t>
      </w:r>
    </w:p>
    <w:p w14:paraId="241B5E23" w14:textId="1CB762E9" w:rsidR="00EB7874" w:rsidRPr="00AB5A70" w:rsidRDefault="00AD26E8" w:rsidP="00EC4CA2">
      <w:pPr>
        <w:pStyle w:val="Bibliography"/>
        <w:rPr>
          <w:rFonts w:ascii="Times New Roman" w:hAnsi="Times New Roman" w:cs="Times New Roman"/>
          <w:lang w:val="en-GB"/>
        </w:rPr>
      </w:pPr>
      <w:r w:rsidRPr="00AB5A70">
        <w:rPr>
          <w:rFonts w:ascii="Times New Roman" w:hAnsi="Times New Roman" w:cs="Times New Roman"/>
          <w:lang w:val="en-GB"/>
        </w:rPr>
        <w:t xml:space="preserve">McBride, L. E., Braid, H. E., Stevens, D. W., and </w:t>
      </w:r>
      <w:proofErr w:type="spellStart"/>
      <w:r w:rsidRPr="00AB5A70">
        <w:rPr>
          <w:rFonts w:ascii="Times New Roman" w:hAnsi="Times New Roman" w:cs="Times New Roman"/>
          <w:lang w:val="en-GB"/>
        </w:rPr>
        <w:t>Bolstad</w:t>
      </w:r>
      <w:proofErr w:type="spellEnd"/>
      <w:r w:rsidRPr="00AB5A70">
        <w:rPr>
          <w:rFonts w:ascii="Times New Roman" w:hAnsi="Times New Roman" w:cs="Times New Roman"/>
          <w:lang w:val="en-GB"/>
        </w:rPr>
        <w:t xml:space="preserve">, K. S. R. 2022. Trophic ecology of the deep-sea squid </w:t>
      </w:r>
      <w:proofErr w:type="spellStart"/>
      <w:r w:rsidRPr="00AB5A70">
        <w:rPr>
          <w:rFonts w:ascii="Times New Roman" w:hAnsi="Times New Roman" w:cs="Times New Roman"/>
          <w:i/>
          <w:iCs/>
          <w:lang w:val="en-GB"/>
        </w:rPr>
        <w:t>Moroteuthopsis</w:t>
      </w:r>
      <w:proofErr w:type="spellEnd"/>
      <w:r w:rsidRPr="00AB5A70">
        <w:rPr>
          <w:rFonts w:ascii="Times New Roman" w:hAnsi="Times New Roman" w:cs="Times New Roman"/>
          <w:i/>
          <w:iCs/>
          <w:lang w:val="en-GB"/>
        </w:rPr>
        <w:t xml:space="preserve"> </w:t>
      </w:r>
      <w:proofErr w:type="spellStart"/>
      <w:r w:rsidRPr="00AB5A70">
        <w:rPr>
          <w:rFonts w:ascii="Times New Roman" w:hAnsi="Times New Roman" w:cs="Times New Roman"/>
          <w:i/>
          <w:iCs/>
          <w:lang w:val="en-GB"/>
        </w:rPr>
        <w:t>ingens</w:t>
      </w:r>
      <w:proofErr w:type="spellEnd"/>
      <w:r w:rsidRPr="00AB5A70">
        <w:rPr>
          <w:rFonts w:ascii="Times New Roman" w:hAnsi="Times New Roman" w:cs="Times New Roman"/>
          <w:lang w:val="en-GB"/>
        </w:rPr>
        <w:t xml:space="preserve"> (Cephalopoda: </w:t>
      </w:r>
      <w:proofErr w:type="spellStart"/>
      <w:r w:rsidRPr="00AB5A70">
        <w:rPr>
          <w:rFonts w:ascii="Times New Roman" w:hAnsi="Times New Roman" w:cs="Times New Roman"/>
          <w:lang w:val="en-GB"/>
        </w:rPr>
        <w:t>Onychoteuthidae</w:t>
      </w:r>
      <w:proofErr w:type="spellEnd"/>
      <w:r w:rsidRPr="00AB5A70">
        <w:rPr>
          <w:rFonts w:ascii="Times New Roman" w:hAnsi="Times New Roman" w:cs="Times New Roman"/>
          <w:lang w:val="en-GB"/>
        </w:rPr>
        <w:t>) from the Chatham Rise, Aotearoa New Zealand. New Zealand Journal of Marine and Freshwater Research: 1–15.</w:t>
      </w:r>
    </w:p>
    <w:p w14:paraId="4A889A4A" w14:textId="6DEA669C" w:rsidR="00443C6F" w:rsidRPr="00AB5A70" w:rsidRDefault="00443C6F" w:rsidP="00EC4CA2">
      <w:pPr>
        <w:pStyle w:val="Bibliography"/>
        <w:rPr>
          <w:rFonts w:ascii="Times New Roman" w:hAnsi="Times New Roman" w:cs="Times New Roman"/>
          <w:lang w:val="en-GB"/>
        </w:rPr>
      </w:pPr>
      <w:r w:rsidRPr="00AB5A70">
        <w:rPr>
          <w:rFonts w:ascii="Times New Roman" w:hAnsi="Times New Roman" w:cs="Times New Roman"/>
          <w:lang w:val="en-GB"/>
        </w:rPr>
        <w:t>McMonagle, H., Llopiz, J. K., Hilborn, R., and Essington, T. E. 2023. High uncertainty in fish bioenergetics impedes precision of fish-mediated carbon transport estimates into the ocean’s twilight zone. Progress in Oceanography, 217: 103078.</w:t>
      </w:r>
    </w:p>
    <w:p w14:paraId="6C20D7CA" w14:textId="344808DB" w:rsidR="00443C6F" w:rsidRPr="00AB5A70" w:rsidRDefault="00443C6F" w:rsidP="00EC4CA2">
      <w:pPr>
        <w:pStyle w:val="Bibliography"/>
        <w:rPr>
          <w:rFonts w:ascii="Times New Roman" w:hAnsi="Times New Roman" w:cs="Times New Roman"/>
          <w:lang w:val="en-GB"/>
        </w:rPr>
      </w:pPr>
      <w:r w:rsidRPr="00AB5A70">
        <w:rPr>
          <w:rFonts w:ascii="Times New Roman" w:hAnsi="Times New Roman" w:cs="Times New Roman"/>
          <w:lang w:val="en-GB"/>
        </w:rPr>
        <w:t xml:space="preserve">Ochoa, J., </w:t>
      </w:r>
      <w:proofErr w:type="spellStart"/>
      <w:r w:rsidRPr="00AB5A70">
        <w:rPr>
          <w:rFonts w:ascii="Times New Roman" w:hAnsi="Times New Roman" w:cs="Times New Roman"/>
          <w:lang w:val="en-GB"/>
        </w:rPr>
        <w:t>Maske</w:t>
      </w:r>
      <w:proofErr w:type="spellEnd"/>
      <w:r w:rsidRPr="00AB5A70">
        <w:rPr>
          <w:rFonts w:ascii="Times New Roman" w:hAnsi="Times New Roman" w:cs="Times New Roman"/>
          <w:lang w:val="en-GB"/>
        </w:rPr>
        <w:t xml:space="preserve">, H., </w:t>
      </w:r>
      <w:proofErr w:type="spellStart"/>
      <w:r w:rsidRPr="00AB5A70">
        <w:rPr>
          <w:rFonts w:ascii="Times New Roman" w:hAnsi="Times New Roman" w:cs="Times New Roman"/>
          <w:lang w:val="en-GB"/>
        </w:rPr>
        <w:t>Sheinbaumc</w:t>
      </w:r>
      <w:proofErr w:type="spellEnd"/>
      <w:r w:rsidRPr="00AB5A70">
        <w:rPr>
          <w:rFonts w:ascii="Times New Roman" w:hAnsi="Times New Roman" w:cs="Times New Roman"/>
          <w:lang w:val="en-GB"/>
        </w:rPr>
        <w:t>, J., and Candela, J. 2013. Diel and lunar cycles of vertical migration extending to below 1000 m in the ocean and the vertical connectivity of depth-tiered populations. Limnology and Oceanography, 58: 1207–1214.</w:t>
      </w:r>
    </w:p>
    <w:p w14:paraId="55426F6D" w14:textId="77777777" w:rsidR="00443C6F" w:rsidRPr="00AB5A70" w:rsidRDefault="00443C6F" w:rsidP="00EC4CA2">
      <w:pPr>
        <w:pStyle w:val="Bibliography"/>
        <w:rPr>
          <w:rFonts w:ascii="Times New Roman" w:hAnsi="Times New Roman" w:cs="Times New Roman"/>
          <w:lang w:val="en-GB"/>
        </w:rPr>
      </w:pPr>
      <w:proofErr w:type="spellStart"/>
      <w:r w:rsidRPr="00AB5A70">
        <w:rPr>
          <w:rFonts w:ascii="Times New Roman" w:hAnsi="Times New Roman" w:cs="Times New Roman"/>
          <w:lang w:val="en-GB"/>
        </w:rPr>
        <w:lastRenderedPageBreak/>
        <w:t>O’Dwyer</w:t>
      </w:r>
      <w:proofErr w:type="spellEnd"/>
      <w:r w:rsidRPr="00AB5A70">
        <w:rPr>
          <w:rFonts w:ascii="Times New Roman" w:hAnsi="Times New Roman" w:cs="Times New Roman"/>
          <w:lang w:val="en-GB"/>
        </w:rPr>
        <w:t xml:space="preserve">, P., </w:t>
      </w:r>
      <w:proofErr w:type="spellStart"/>
      <w:r w:rsidRPr="00AB5A70">
        <w:rPr>
          <w:rFonts w:ascii="Times New Roman" w:hAnsi="Times New Roman" w:cs="Times New Roman"/>
          <w:lang w:val="en-GB"/>
        </w:rPr>
        <w:t>Berrow</w:t>
      </w:r>
      <w:proofErr w:type="spellEnd"/>
      <w:r w:rsidRPr="00AB5A70">
        <w:rPr>
          <w:rFonts w:ascii="Times New Roman" w:hAnsi="Times New Roman" w:cs="Times New Roman"/>
          <w:lang w:val="en-GB"/>
        </w:rPr>
        <w:t xml:space="preserve">, S., López-Suárez, P., and </w:t>
      </w:r>
      <w:proofErr w:type="spellStart"/>
      <w:r w:rsidRPr="00AB5A70">
        <w:rPr>
          <w:rFonts w:ascii="Times New Roman" w:hAnsi="Times New Roman" w:cs="Times New Roman"/>
          <w:lang w:val="en-GB"/>
        </w:rPr>
        <w:t>Oujo</w:t>
      </w:r>
      <w:proofErr w:type="spellEnd"/>
      <w:r w:rsidRPr="00AB5A70">
        <w:rPr>
          <w:rFonts w:ascii="Times New Roman" w:hAnsi="Times New Roman" w:cs="Times New Roman"/>
          <w:lang w:val="en-GB"/>
        </w:rPr>
        <w:t xml:space="preserve"> </w:t>
      </w:r>
      <w:proofErr w:type="spellStart"/>
      <w:r w:rsidRPr="00AB5A70">
        <w:rPr>
          <w:rFonts w:ascii="Times New Roman" w:hAnsi="Times New Roman" w:cs="Times New Roman"/>
          <w:lang w:val="en-GB"/>
        </w:rPr>
        <w:t>Lamao</w:t>
      </w:r>
      <w:proofErr w:type="spellEnd"/>
      <w:r w:rsidRPr="00AB5A70">
        <w:rPr>
          <w:rFonts w:ascii="Times New Roman" w:hAnsi="Times New Roman" w:cs="Times New Roman"/>
          <w:lang w:val="en-GB"/>
        </w:rPr>
        <w:t xml:space="preserve">, C. 2015. Insights into the diet of a poorly known species: pygmy killer whale </w:t>
      </w:r>
      <w:proofErr w:type="spellStart"/>
      <w:r w:rsidRPr="00AB5A70">
        <w:rPr>
          <w:rFonts w:ascii="Times New Roman" w:hAnsi="Times New Roman" w:cs="Times New Roman"/>
          <w:i/>
          <w:iCs/>
          <w:lang w:val="en-GB"/>
        </w:rPr>
        <w:t>Feresa</w:t>
      </w:r>
      <w:proofErr w:type="spellEnd"/>
      <w:r w:rsidRPr="00AB5A70">
        <w:rPr>
          <w:rFonts w:ascii="Times New Roman" w:hAnsi="Times New Roman" w:cs="Times New Roman"/>
          <w:i/>
          <w:iCs/>
          <w:lang w:val="en-GB"/>
        </w:rPr>
        <w:t xml:space="preserve"> </w:t>
      </w:r>
      <w:proofErr w:type="spellStart"/>
      <w:r w:rsidRPr="00AB5A70">
        <w:rPr>
          <w:rFonts w:ascii="Times New Roman" w:hAnsi="Times New Roman" w:cs="Times New Roman"/>
          <w:i/>
          <w:iCs/>
          <w:lang w:val="en-GB"/>
        </w:rPr>
        <w:t>attenuata</w:t>
      </w:r>
      <w:proofErr w:type="spellEnd"/>
      <w:r w:rsidRPr="00AB5A70">
        <w:rPr>
          <w:rFonts w:ascii="Times New Roman" w:hAnsi="Times New Roman" w:cs="Times New Roman"/>
          <w:lang w:val="en-GB"/>
        </w:rPr>
        <w:t xml:space="preserve"> from Cape Verde, West Africa. African Journal of Marine Science, 37: 427–430.</w:t>
      </w:r>
    </w:p>
    <w:p w14:paraId="4409F5C1" w14:textId="08859F03" w:rsidR="00EB7874" w:rsidRPr="00AB5A70" w:rsidRDefault="00EB7874" w:rsidP="00EC4CA2">
      <w:pPr>
        <w:pStyle w:val="Bibliography"/>
        <w:rPr>
          <w:rFonts w:ascii="Times New Roman" w:hAnsi="Times New Roman" w:cs="Times New Roman"/>
          <w:lang w:val="en-GB"/>
        </w:rPr>
      </w:pPr>
      <w:r w:rsidRPr="00AB5A70">
        <w:rPr>
          <w:rFonts w:ascii="Times New Roman" w:hAnsi="Times New Roman" w:cs="Times New Roman"/>
          <w:lang w:val="en-GB"/>
        </w:rPr>
        <w:t xml:space="preserve">Olson, R., Duffy, L., Kuhnert, P., </w:t>
      </w:r>
      <w:proofErr w:type="spellStart"/>
      <w:r w:rsidRPr="00AB5A70">
        <w:rPr>
          <w:rFonts w:ascii="Times New Roman" w:hAnsi="Times New Roman" w:cs="Times New Roman"/>
          <w:lang w:val="en-GB"/>
        </w:rPr>
        <w:t>Galván-Magaña</w:t>
      </w:r>
      <w:proofErr w:type="spellEnd"/>
      <w:r w:rsidRPr="00AB5A70">
        <w:rPr>
          <w:rFonts w:ascii="Times New Roman" w:hAnsi="Times New Roman" w:cs="Times New Roman"/>
          <w:lang w:val="en-GB"/>
        </w:rPr>
        <w:t xml:space="preserve">, F., </w:t>
      </w:r>
      <w:proofErr w:type="spellStart"/>
      <w:r w:rsidRPr="00AB5A70">
        <w:rPr>
          <w:rFonts w:ascii="Times New Roman" w:hAnsi="Times New Roman" w:cs="Times New Roman"/>
          <w:lang w:val="en-GB"/>
        </w:rPr>
        <w:t>Bocanegra</w:t>
      </w:r>
      <w:proofErr w:type="spellEnd"/>
      <w:r w:rsidRPr="00AB5A70">
        <w:rPr>
          <w:rFonts w:ascii="Times New Roman" w:hAnsi="Times New Roman" w:cs="Times New Roman"/>
          <w:lang w:val="en-GB"/>
        </w:rPr>
        <w:t xml:space="preserve">-Castillo, N., and </w:t>
      </w:r>
      <w:proofErr w:type="spellStart"/>
      <w:r w:rsidRPr="00AB5A70">
        <w:rPr>
          <w:rFonts w:ascii="Times New Roman" w:hAnsi="Times New Roman" w:cs="Times New Roman"/>
          <w:lang w:val="en-GB"/>
        </w:rPr>
        <w:t>Alatorre</w:t>
      </w:r>
      <w:proofErr w:type="spellEnd"/>
      <w:r w:rsidRPr="00AB5A70">
        <w:rPr>
          <w:rFonts w:ascii="Times New Roman" w:hAnsi="Times New Roman" w:cs="Times New Roman"/>
          <w:lang w:val="en-GB"/>
        </w:rPr>
        <w:t xml:space="preserve">-Ramírez, V. 2014. Decadal diet shift in yellowfin tuna Thunnus </w:t>
      </w:r>
      <w:proofErr w:type="spellStart"/>
      <w:r w:rsidRPr="00AB5A70">
        <w:rPr>
          <w:rFonts w:ascii="Times New Roman" w:hAnsi="Times New Roman" w:cs="Times New Roman"/>
          <w:lang w:val="en-GB"/>
        </w:rPr>
        <w:t>albacares</w:t>
      </w:r>
      <w:proofErr w:type="spellEnd"/>
      <w:r w:rsidRPr="00AB5A70">
        <w:rPr>
          <w:rFonts w:ascii="Times New Roman" w:hAnsi="Times New Roman" w:cs="Times New Roman"/>
          <w:lang w:val="en-GB"/>
        </w:rPr>
        <w:t xml:space="preserve"> suggests broad-scale food web changes in the eastern tropical Pacific Ocean. Marine Ecology Progress Series, 497: 157–178.</w:t>
      </w:r>
    </w:p>
    <w:p w14:paraId="47BED3C6" w14:textId="0B367A99" w:rsidR="00EB7874" w:rsidRPr="00AB5A70" w:rsidRDefault="00EB7874" w:rsidP="00EC4CA2">
      <w:pPr>
        <w:pStyle w:val="Bibliography"/>
        <w:rPr>
          <w:rFonts w:ascii="Times New Roman" w:hAnsi="Times New Roman" w:cs="Times New Roman"/>
          <w:lang w:val="en-GB"/>
        </w:rPr>
      </w:pPr>
      <w:r w:rsidRPr="00AB5A70">
        <w:rPr>
          <w:rFonts w:ascii="Times New Roman" w:hAnsi="Times New Roman" w:cs="Times New Roman"/>
          <w:lang w:val="en-GB"/>
        </w:rPr>
        <w:t>Pauly, D. 1980. On the interrelationships between natural mortality, growth parameters, and mean environmental temperature in 175 fish stocks. ICES Journal of Marine Science, 39: 175–192.</w:t>
      </w:r>
    </w:p>
    <w:p w14:paraId="3C028541" w14:textId="5E9B57D6" w:rsidR="00EB7874" w:rsidRPr="00AB5A70" w:rsidRDefault="00AD26E8" w:rsidP="00EC4CA2">
      <w:pPr>
        <w:pStyle w:val="Bibliography"/>
        <w:rPr>
          <w:rFonts w:ascii="Times New Roman" w:hAnsi="Times New Roman" w:cs="Times New Roman"/>
          <w:lang w:val="en-GB"/>
        </w:rPr>
      </w:pPr>
      <w:r w:rsidRPr="00AB5A70">
        <w:rPr>
          <w:rFonts w:ascii="Times New Roman" w:hAnsi="Times New Roman" w:cs="Times New Roman"/>
          <w:lang w:val="en-GB"/>
        </w:rPr>
        <w:t xml:space="preserve">Pakhomov, E. A., </w:t>
      </w:r>
      <w:proofErr w:type="spellStart"/>
      <w:r w:rsidRPr="00AB5A70">
        <w:rPr>
          <w:rFonts w:ascii="Times New Roman" w:hAnsi="Times New Roman" w:cs="Times New Roman"/>
          <w:lang w:val="en-GB"/>
        </w:rPr>
        <w:t>Podeswa</w:t>
      </w:r>
      <w:proofErr w:type="spellEnd"/>
      <w:r w:rsidRPr="00AB5A70">
        <w:rPr>
          <w:rFonts w:ascii="Times New Roman" w:hAnsi="Times New Roman" w:cs="Times New Roman"/>
          <w:lang w:val="en-GB"/>
        </w:rPr>
        <w:t>, Y., Hunt, B. P. V., and Kwong, L. E. 2019. Vertical distribution and active carbon transport by pelagic decapods in the North Pacific Subtropical Gyre. ICES Journal of Marine Science, 76: 702–717.</w:t>
      </w:r>
    </w:p>
    <w:p w14:paraId="7FECA086" w14:textId="62418645" w:rsidR="00324C43" w:rsidRPr="00AB5A70" w:rsidRDefault="00324C43" w:rsidP="00EC4CA2">
      <w:pPr>
        <w:autoSpaceDE w:val="0"/>
        <w:autoSpaceDN w:val="0"/>
        <w:adjustRightInd w:val="0"/>
        <w:ind w:left="720" w:hanging="720"/>
        <w:rPr>
          <w:rFonts w:ascii="Times New Roman" w:eastAsiaTheme="minorHAnsi" w:hAnsi="Times New Roman" w:cs="Times New Roman"/>
          <w:color w:val="000000"/>
          <w14:ligatures w14:val="standardContextual"/>
        </w:rPr>
      </w:pPr>
      <w:proofErr w:type="spellStart"/>
      <w:r w:rsidRPr="00AB5A70">
        <w:rPr>
          <w:rFonts w:ascii="Times New Roman" w:eastAsiaTheme="minorHAnsi" w:hAnsi="Times New Roman" w:cs="Times New Roman"/>
          <w:color w:val="000000"/>
          <w14:ligatures w14:val="standardContextual"/>
        </w:rPr>
        <w:t>Picheral</w:t>
      </w:r>
      <w:proofErr w:type="spellEnd"/>
      <w:r w:rsidRPr="00AB5A70">
        <w:rPr>
          <w:rFonts w:ascii="Times New Roman" w:eastAsiaTheme="minorHAnsi" w:hAnsi="Times New Roman" w:cs="Times New Roman"/>
          <w:color w:val="000000"/>
          <w14:ligatures w14:val="standardContextual"/>
        </w:rPr>
        <w:t xml:space="preserve">, M., Colin, S. and </w:t>
      </w:r>
      <w:proofErr w:type="spellStart"/>
      <w:r w:rsidRPr="00AB5A70">
        <w:rPr>
          <w:rFonts w:ascii="Times New Roman" w:eastAsiaTheme="minorHAnsi" w:hAnsi="Times New Roman" w:cs="Times New Roman"/>
          <w:color w:val="000000"/>
          <w14:ligatures w14:val="standardContextual"/>
        </w:rPr>
        <w:t>Irisson</w:t>
      </w:r>
      <w:proofErr w:type="spellEnd"/>
      <w:r w:rsidRPr="00AB5A70">
        <w:rPr>
          <w:rFonts w:ascii="Times New Roman" w:eastAsiaTheme="minorHAnsi" w:hAnsi="Times New Roman" w:cs="Times New Roman"/>
          <w:color w:val="000000"/>
          <w14:ligatures w14:val="standardContextual"/>
        </w:rPr>
        <w:t xml:space="preserve">, J.-O. (2017) </w:t>
      </w:r>
      <w:proofErr w:type="spellStart"/>
      <w:r w:rsidRPr="00AB5A70">
        <w:rPr>
          <w:rFonts w:ascii="Times New Roman" w:eastAsiaTheme="minorHAnsi" w:hAnsi="Times New Roman" w:cs="Times New Roman"/>
          <w:color w:val="000000"/>
          <w14:ligatures w14:val="standardContextual"/>
        </w:rPr>
        <w:t>EcoTaxa</w:t>
      </w:r>
      <w:proofErr w:type="spellEnd"/>
      <w:r w:rsidRPr="00AB5A70">
        <w:rPr>
          <w:rFonts w:ascii="Times New Roman" w:eastAsiaTheme="minorHAnsi" w:hAnsi="Times New Roman" w:cs="Times New Roman"/>
          <w:color w:val="000000"/>
          <w14:ligatures w14:val="standardContextual"/>
        </w:rPr>
        <w:t xml:space="preserve">, a Tool for the Taxonomic Classification of Images. </w:t>
      </w:r>
      <w:r w:rsidRPr="00AB5A70">
        <w:rPr>
          <w:rFonts w:ascii="Times New Roman" w:eastAsiaTheme="minorHAnsi" w:hAnsi="Times New Roman" w:cs="Times New Roman"/>
          <w:color w:val="1F3BFF"/>
          <w14:ligatures w14:val="standardContextual"/>
        </w:rPr>
        <w:t>http://ecotaxa.obs-vlfr.fr</w:t>
      </w:r>
      <w:r w:rsidRPr="00AB5A70">
        <w:rPr>
          <w:rFonts w:ascii="Times New Roman" w:eastAsiaTheme="minorHAnsi" w:hAnsi="Times New Roman" w:cs="Times New Roman"/>
          <w:color w:val="000000"/>
          <w14:ligatures w14:val="standardContextual"/>
        </w:rPr>
        <w:t>.</w:t>
      </w:r>
    </w:p>
    <w:p w14:paraId="5AD14061" w14:textId="4F74649A" w:rsidR="00276667" w:rsidRPr="00276667" w:rsidRDefault="00276667" w:rsidP="00276667">
      <w:pPr>
        <w:pStyle w:val="Bibliography"/>
        <w:rPr>
          <w:rFonts w:ascii="Times New Roman" w:hAnsi="Times New Roman" w:cs="Times New Roman"/>
        </w:rPr>
      </w:pPr>
      <w:r w:rsidRPr="00276667">
        <w:rPr>
          <w:rFonts w:ascii="Times New Roman" w:hAnsi="Times New Roman" w:cs="Times New Roman"/>
        </w:rPr>
        <w:t xml:space="preserve">Quigley, L. A., Caiger, P. E., Govindarajan, A. F., McMonagle, H., Jech, J. M., Lavery, A. C., Sosik, H. M., </w:t>
      </w:r>
      <w:r w:rsidRPr="00276667">
        <w:rPr>
          <w:rFonts w:ascii="Times New Roman" w:hAnsi="Times New Roman" w:cs="Times New Roman"/>
          <w:i/>
          <w:iCs/>
        </w:rPr>
        <w:t>et al.</w:t>
      </w:r>
      <w:r w:rsidRPr="00276667">
        <w:rPr>
          <w:rFonts w:ascii="Times New Roman" w:hAnsi="Times New Roman" w:cs="Times New Roman"/>
        </w:rPr>
        <w:t xml:space="preserve"> 2023. Otolith characterization and integrative species identification of adult mesopelagic fishes from the western North Atlantic Ocean. Frontiers in Marine Science, 10: 1217779.</w:t>
      </w:r>
    </w:p>
    <w:p w14:paraId="5FB24DFF" w14:textId="1EC731E1" w:rsidR="00443C6F" w:rsidRPr="00AB5A70" w:rsidRDefault="00443C6F" w:rsidP="00EC4CA2">
      <w:pPr>
        <w:pStyle w:val="Bibliography"/>
        <w:rPr>
          <w:rFonts w:ascii="Times New Roman" w:hAnsi="Times New Roman" w:cs="Times New Roman"/>
          <w:lang w:val="en-GB"/>
        </w:rPr>
      </w:pPr>
      <w:r w:rsidRPr="00AB5A70">
        <w:rPr>
          <w:rFonts w:ascii="Times New Roman" w:hAnsi="Times New Roman" w:cs="Times New Roman"/>
          <w:lang w:val="en-GB"/>
        </w:rPr>
        <w:t>Robison, B. H., and Bailey, T. G. 1981. Sinking rates and dissolution of midwater fish fecal matter. Marine Biology, 65: 135–142.</w:t>
      </w:r>
    </w:p>
    <w:p w14:paraId="09065719" w14:textId="77777777" w:rsidR="00443C6F" w:rsidRPr="00AB5A70" w:rsidRDefault="00443C6F" w:rsidP="00EC4CA2">
      <w:pPr>
        <w:pStyle w:val="Bibliography"/>
        <w:rPr>
          <w:rFonts w:ascii="Times New Roman" w:hAnsi="Times New Roman" w:cs="Times New Roman"/>
          <w:lang w:val="en-GB"/>
        </w:rPr>
      </w:pPr>
      <w:r w:rsidRPr="00AB5A70">
        <w:rPr>
          <w:rFonts w:ascii="Times New Roman" w:hAnsi="Times New Roman" w:cs="Times New Roman"/>
          <w:lang w:val="en-GB"/>
        </w:rPr>
        <w:t>Saba, G. K., and Steinberg, D. K. 2012. Abundance, Composition and Sinking Rates of Fish Fecal Pellets in the Santa Barbara Channel. Scientific Reports, 2: 716.</w:t>
      </w:r>
    </w:p>
    <w:p w14:paraId="30CD765C" w14:textId="59FCDC47" w:rsidR="00443C6F" w:rsidRPr="00276667" w:rsidRDefault="00276667" w:rsidP="00276667">
      <w:pPr>
        <w:pStyle w:val="Bibliography"/>
        <w:rPr>
          <w:rFonts w:ascii="Times New Roman" w:hAnsi="Times New Roman" w:cs="Times New Roman"/>
        </w:rPr>
      </w:pPr>
      <w:proofErr w:type="spellStart"/>
      <w:r w:rsidRPr="00276667">
        <w:rPr>
          <w:rFonts w:ascii="Times New Roman" w:hAnsi="Times New Roman" w:cs="Times New Roman"/>
        </w:rPr>
        <w:t>Schnetzer</w:t>
      </w:r>
      <w:proofErr w:type="spellEnd"/>
      <w:r w:rsidRPr="00276667">
        <w:rPr>
          <w:rFonts w:ascii="Times New Roman" w:hAnsi="Times New Roman" w:cs="Times New Roman"/>
        </w:rPr>
        <w:t>, A., and Steinberg, D. 2002. Natural diets of vertically migrating zooplankton in the Sargasso Sea. Marine Biology, 141: 89–99.</w:t>
      </w:r>
    </w:p>
    <w:p w14:paraId="510D5340" w14:textId="4DA3EE46" w:rsidR="00276667" w:rsidRPr="00276667" w:rsidRDefault="00276667" w:rsidP="00276667">
      <w:pPr>
        <w:pStyle w:val="Bibliography"/>
        <w:rPr>
          <w:rFonts w:ascii="Times New Roman" w:hAnsi="Times New Roman" w:cs="Times New Roman"/>
        </w:rPr>
      </w:pPr>
      <w:r w:rsidRPr="00276667">
        <w:rPr>
          <w:rFonts w:ascii="Times New Roman" w:hAnsi="Times New Roman" w:cs="Times New Roman"/>
        </w:rPr>
        <w:t>Steinberg, D. K., Lomas, M. W., and Cope, J. S. 2012. Long-term increase in mesozooplankton biomass in the Sargasso Sea: Linkage to climate and implications for food web dynamics and biogeochemical cycling: INCREASE IN MESOZOOPLANKTON AT BATS. Global Biogeochemical Cycles, 26.</w:t>
      </w:r>
    </w:p>
    <w:p w14:paraId="67A1BEBA" w14:textId="19A1036E" w:rsidR="00443C6F" w:rsidRPr="00AB5A70" w:rsidRDefault="00443C6F" w:rsidP="00EC4CA2">
      <w:pPr>
        <w:pStyle w:val="Bibliography"/>
        <w:rPr>
          <w:rFonts w:ascii="Times New Roman" w:hAnsi="Times New Roman" w:cs="Times New Roman"/>
          <w:lang w:val="en-GB"/>
        </w:rPr>
      </w:pPr>
      <w:r w:rsidRPr="00AB5A70">
        <w:rPr>
          <w:rFonts w:ascii="Times New Roman" w:hAnsi="Times New Roman" w:cs="Times New Roman"/>
          <w:lang w:val="en-GB"/>
        </w:rPr>
        <w:t xml:space="preserve">Steinberg, D. K., Van Mooy, B. A. S., Buesseler, K. O., Boyd, P. W., </w:t>
      </w:r>
      <w:proofErr w:type="spellStart"/>
      <w:r w:rsidRPr="00AB5A70">
        <w:rPr>
          <w:rFonts w:ascii="Times New Roman" w:hAnsi="Times New Roman" w:cs="Times New Roman"/>
          <w:lang w:val="en-GB"/>
        </w:rPr>
        <w:t>Kobari</w:t>
      </w:r>
      <w:proofErr w:type="spellEnd"/>
      <w:r w:rsidRPr="00AB5A70">
        <w:rPr>
          <w:rFonts w:ascii="Times New Roman" w:hAnsi="Times New Roman" w:cs="Times New Roman"/>
          <w:lang w:val="en-GB"/>
        </w:rPr>
        <w:t>, T., and Karl, D. M. 2008. Bacterial vs. zooplankton control of sinking particle flux in the ocean’s twilight zone. Limnology and Oceanography, 53: 1327–1338.</w:t>
      </w:r>
    </w:p>
    <w:p w14:paraId="6B66F3BE" w14:textId="7D763AF8" w:rsidR="00443C6F" w:rsidRPr="00AB5A70" w:rsidRDefault="00AD26E8" w:rsidP="00EC4CA2">
      <w:pPr>
        <w:pStyle w:val="Bibliography"/>
        <w:rPr>
          <w:rFonts w:ascii="Times New Roman" w:hAnsi="Times New Roman" w:cs="Times New Roman"/>
          <w:lang w:val="en-GB"/>
        </w:rPr>
      </w:pPr>
      <w:r w:rsidRPr="00AB5A70">
        <w:rPr>
          <w:rFonts w:ascii="Times New Roman" w:hAnsi="Times New Roman" w:cs="Times New Roman"/>
          <w:lang w:val="en-GB"/>
        </w:rPr>
        <w:t>Stewart, J. D., Barroso, A., Butler, R. H., and Munns, R. J. 2018. Caught at the surface: myctophids make easy prey for dolphins and devil rays. Ecology, 99: 1894–1896.</w:t>
      </w:r>
    </w:p>
    <w:p w14:paraId="6C7E7492" w14:textId="6514D61D" w:rsidR="00443C6F" w:rsidRPr="00AB5A70" w:rsidRDefault="00443C6F" w:rsidP="00EC4CA2">
      <w:pPr>
        <w:pStyle w:val="Bibliography"/>
        <w:rPr>
          <w:rFonts w:ascii="Times New Roman" w:hAnsi="Times New Roman" w:cs="Times New Roman"/>
          <w:lang w:val="en-GB"/>
        </w:rPr>
      </w:pPr>
      <w:r w:rsidRPr="00AB5A70">
        <w:rPr>
          <w:rFonts w:ascii="Times New Roman" w:hAnsi="Times New Roman" w:cs="Times New Roman"/>
          <w:lang w:val="en-GB"/>
        </w:rPr>
        <w:t>Thorson, J. T., Munch, S. B., Cope, J. M., and Gao, J. 2017. Predicting life history parameters for all fishes worldwide. Ecological Applications, 27: 2262–2276.</w:t>
      </w:r>
    </w:p>
    <w:p w14:paraId="2CD41507" w14:textId="33F018AB" w:rsidR="00574725" w:rsidRPr="00AB5A70" w:rsidRDefault="00574725" w:rsidP="00EC4CA2">
      <w:pPr>
        <w:autoSpaceDE w:val="0"/>
        <w:autoSpaceDN w:val="0"/>
        <w:adjustRightInd w:val="0"/>
        <w:ind w:left="720" w:hanging="720"/>
        <w:rPr>
          <w:rFonts w:ascii="Times New Roman" w:eastAsiaTheme="minorHAnsi" w:hAnsi="Times New Roman" w:cs="Times New Roman"/>
          <w14:ligatures w14:val="standardContextual"/>
        </w:rPr>
      </w:pPr>
      <w:proofErr w:type="spellStart"/>
      <w:r w:rsidRPr="00AB5A70">
        <w:rPr>
          <w:rFonts w:ascii="Times New Roman" w:eastAsiaTheme="minorHAnsi" w:hAnsi="Times New Roman" w:cs="Times New Roman"/>
          <w14:ligatures w14:val="standardContextual"/>
        </w:rPr>
        <w:t>Vandromme</w:t>
      </w:r>
      <w:proofErr w:type="spellEnd"/>
      <w:r w:rsidRPr="00AB5A70">
        <w:rPr>
          <w:rFonts w:ascii="Times New Roman" w:eastAsiaTheme="minorHAnsi" w:hAnsi="Times New Roman" w:cs="Times New Roman"/>
          <w14:ligatures w14:val="standardContextual"/>
        </w:rPr>
        <w:t xml:space="preserve">, P., </w:t>
      </w:r>
      <w:proofErr w:type="spellStart"/>
      <w:r w:rsidRPr="00AB5A70">
        <w:rPr>
          <w:rFonts w:ascii="Times New Roman" w:eastAsiaTheme="minorHAnsi" w:hAnsi="Times New Roman" w:cs="Times New Roman"/>
          <w14:ligatures w14:val="standardContextual"/>
        </w:rPr>
        <w:t>Stemmann</w:t>
      </w:r>
      <w:proofErr w:type="spellEnd"/>
      <w:r w:rsidRPr="00AB5A70">
        <w:rPr>
          <w:rFonts w:ascii="Times New Roman" w:eastAsiaTheme="minorHAnsi" w:hAnsi="Times New Roman" w:cs="Times New Roman"/>
          <w14:ligatures w14:val="standardContextual"/>
        </w:rPr>
        <w:t xml:space="preserve">, L., </w:t>
      </w:r>
      <w:proofErr w:type="spellStart"/>
      <w:r w:rsidRPr="00AB5A70">
        <w:rPr>
          <w:rFonts w:ascii="Times New Roman" w:eastAsiaTheme="minorHAnsi" w:hAnsi="Times New Roman" w:cs="Times New Roman"/>
          <w14:ligatures w14:val="standardContextual"/>
        </w:rPr>
        <w:t>Garc.a</w:t>
      </w:r>
      <w:proofErr w:type="spellEnd"/>
      <w:r w:rsidRPr="00AB5A70">
        <w:rPr>
          <w:rFonts w:ascii="Times New Roman" w:eastAsiaTheme="minorHAnsi" w:hAnsi="Times New Roman" w:cs="Times New Roman"/>
          <w14:ligatures w14:val="standardContextual"/>
        </w:rPr>
        <w:t xml:space="preserve">-Comas, C., </w:t>
      </w:r>
      <w:proofErr w:type="spellStart"/>
      <w:r w:rsidRPr="00AB5A70">
        <w:rPr>
          <w:rFonts w:ascii="Times New Roman" w:eastAsiaTheme="minorHAnsi" w:hAnsi="Times New Roman" w:cs="Times New Roman"/>
          <w14:ligatures w14:val="standardContextual"/>
        </w:rPr>
        <w:t>Berline</w:t>
      </w:r>
      <w:proofErr w:type="spellEnd"/>
      <w:r w:rsidRPr="00AB5A70">
        <w:rPr>
          <w:rFonts w:ascii="Times New Roman" w:eastAsiaTheme="minorHAnsi" w:hAnsi="Times New Roman" w:cs="Times New Roman"/>
          <w14:ligatures w14:val="standardContextual"/>
        </w:rPr>
        <w:t xml:space="preserve">, L., Sun, X. and </w:t>
      </w:r>
      <w:proofErr w:type="spellStart"/>
      <w:r w:rsidRPr="00AB5A70">
        <w:rPr>
          <w:rFonts w:ascii="Times New Roman" w:eastAsiaTheme="minorHAnsi" w:hAnsi="Times New Roman" w:cs="Times New Roman"/>
          <w14:ligatures w14:val="standardContextual"/>
        </w:rPr>
        <w:t>Gorsky</w:t>
      </w:r>
      <w:proofErr w:type="spellEnd"/>
      <w:r w:rsidRPr="00AB5A70">
        <w:rPr>
          <w:rFonts w:ascii="Times New Roman" w:eastAsiaTheme="minorHAnsi" w:hAnsi="Times New Roman" w:cs="Times New Roman"/>
          <w14:ligatures w14:val="standardContextual"/>
        </w:rPr>
        <w:t>, G. 2012. Assessing biases in computing size spectra of automatically classified zooplankton from imaging systems: a case study with the ZooScan integrated system. Methods in Oceanography, 1–2, 3–21.</w:t>
      </w:r>
    </w:p>
    <w:p w14:paraId="5F013760" w14:textId="0A8C93AB" w:rsidR="00276667" w:rsidRDefault="00276667" w:rsidP="00276667">
      <w:pPr>
        <w:pStyle w:val="Bibliography"/>
        <w:rPr>
          <w:rFonts w:ascii="Times New Roman" w:hAnsi="Times New Roman" w:cs="Times New Roman"/>
        </w:rPr>
      </w:pPr>
      <w:r w:rsidRPr="00276667">
        <w:rPr>
          <w:rFonts w:ascii="Times New Roman" w:hAnsi="Times New Roman" w:cs="Times New Roman"/>
        </w:rPr>
        <w:t xml:space="preserve">Ward, R. D., </w:t>
      </w:r>
      <w:proofErr w:type="spellStart"/>
      <w:r w:rsidRPr="00276667">
        <w:rPr>
          <w:rFonts w:ascii="Times New Roman" w:hAnsi="Times New Roman" w:cs="Times New Roman"/>
        </w:rPr>
        <w:t>Zemlak</w:t>
      </w:r>
      <w:proofErr w:type="spellEnd"/>
      <w:r w:rsidRPr="00276667">
        <w:rPr>
          <w:rFonts w:ascii="Times New Roman" w:hAnsi="Times New Roman" w:cs="Times New Roman"/>
        </w:rPr>
        <w:t>, T. S., Innes, B. H., Last, P. R., and Hebert, P. D. N. 2005. DNA barcoding Australia’s fish species. Philosophical Transactions of the Royal Society B: Biological Sciences, 360: 1847–1857.</w:t>
      </w:r>
    </w:p>
    <w:p w14:paraId="7FA30F27" w14:textId="1AAC4C8B" w:rsidR="00EB7874" w:rsidRPr="003241A3" w:rsidRDefault="00EB7874" w:rsidP="00EC4CA2">
      <w:pPr>
        <w:pStyle w:val="Bibliography"/>
        <w:rPr>
          <w:rFonts w:ascii="Times New Roman" w:hAnsi="Times New Roman" w:cs="Times New Roman"/>
        </w:rPr>
      </w:pPr>
      <w:r w:rsidRPr="00AB5A70">
        <w:rPr>
          <w:rFonts w:ascii="Times New Roman" w:hAnsi="Times New Roman" w:cs="Times New Roman"/>
        </w:rPr>
        <w:t>Watanuki, Y., and Thiebot, J.-B. 2018. Factors affecting the importance of myctophids in the diet of the</w:t>
      </w:r>
      <w:r w:rsidRPr="003241A3">
        <w:rPr>
          <w:rFonts w:ascii="Times New Roman" w:hAnsi="Times New Roman" w:cs="Times New Roman"/>
        </w:rPr>
        <w:t xml:space="preserve"> world’s seabirds. Mar Biol </w:t>
      </w:r>
      <w:r w:rsidRPr="003241A3">
        <w:rPr>
          <w:rFonts w:ascii="Times New Roman" w:hAnsi="Times New Roman" w:cs="Times New Roman"/>
          <w:b/>
          <w:bCs/>
        </w:rPr>
        <w:t>165</w:t>
      </w:r>
      <w:r w:rsidRPr="003241A3">
        <w:rPr>
          <w:rFonts w:ascii="Times New Roman" w:hAnsi="Times New Roman" w:cs="Times New Roman"/>
        </w:rPr>
        <w:t>(4): 79. doi:10.1007/s00227-018-3334-y.</w:t>
      </w:r>
    </w:p>
    <w:p w14:paraId="6639E6EF" w14:textId="56EE4E62" w:rsidR="003241A3" w:rsidRPr="003241A3" w:rsidRDefault="003241A3" w:rsidP="00EC4CA2">
      <w:pPr>
        <w:ind w:left="720" w:hanging="720"/>
        <w:rPr>
          <w:rFonts w:ascii="Times New Roman" w:hAnsi="Times New Roman" w:cs="Times New Roman"/>
        </w:rPr>
      </w:pPr>
      <w:r w:rsidRPr="003241A3">
        <w:rPr>
          <w:rFonts w:ascii="Times New Roman" w:hAnsi="Times New Roman" w:cs="Times New Roman"/>
        </w:rPr>
        <w:t>Wiebe, P.</w:t>
      </w:r>
      <w:r w:rsidR="00F473FD">
        <w:rPr>
          <w:rFonts w:ascii="Times New Roman" w:hAnsi="Times New Roman" w:cs="Times New Roman"/>
        </w:rPr>
        <w:t>W.</w:t>
      </w:r>
      <w:r w:rsidRPr="003241A3">
        <w:rPr>
          <w:rFonts w:ascii="Times New Roman" w:hAnsi="Times New Roman" w:cs="Times New Roman"/>
        </w:rPr>
        <w:t xml:space="preserve"> 26 January, 2024. </w:t>
      </w:r>
      <w:r>
        <w:rPr>
          <w:rFonts w:ascii="Times New Roman" w:hAnsi="Times New Roman" w:cs="Times New Roman"/>
        </w:rPr>
        <w:t>Discussed</w:t>
      </w:r>
      <w:r w:rsidRPr="003241A3">
        <w:rPr>
          <w:rFonts w:ascii="Times New Roman" w:hAnsi="Times New Roman" w:cs="Times New Roman"/>
        </w:rPr>
        <w:t xml:space="preserve"> calibration factor variation of MOCNESS flowmeters. </w:t>
      </w:r>
    </w:p>
    <w:p w14:paraId="7BF7CCF3" w14:textId="54871E1E" w:rsidR="00443C6F" w:rsidRPr="00AB5A70" w:rsidRDefault="00AD26E8" w:rsidP="00EC4CA2">
      <w:pPr>
        <w:pStyle w:val="Bibliography"/>
        <w:rPr>
          <w:rFonts w:ascii="Times New Roman" w:hAnsi="Times New Roman" w:cs="Times New Roman"/>
          <w:lang w:val="en-GB"/>
        </w:rPr>
      </w:pPr>
      <w:r w:rsidRPr="00AB5A70">
        <w:rPr>
          <w:rFonts w:ascii="Times New Roman" w:hAnsi="Times New Roman" w:cs="Times New Roman"/>
          <w:lang w:val="en-GB"/>
        </w:rPr>
        <w:lastRenderedPageBreak/>
        <w:t>Williams, A., and Koslow, J. A. 1997. Species composition, biomass and vertical distribution of micronekton over the mid-slope region off southern Tasmania, Australia. Marine Biology, 130: 259–276.</w:t>
      </w:r>
    </w:p>
    <w:p w14:paraId="28D61FE2" w14:textId="77777777" w:rsidR="00443C6F" w:rsidRPr="00AB5A70" w:rsidRDefault="00443C6F" w:rsidP="00EC4CA2">
      <w:pPr>
        <w:pStyle w:val="Bibliography"/>
        <w:rPr>
          <w:rFonts w:ascii="Times New Roman" w:hAnsi="Times New Roman" w:cs="Times New Roman"/>
          <w:lang w:val="en-GB"/>
        </w:rPr>
      </w:pPr>
      <w:r w:rsidRPr="00AB5A70">
        <w:rPr>
          <w:rFonts w:ascii="Times New Roman" w:hAnsi="Times New Roman" w:cs="Times New Roman"/>
          <w:lang w:val="en-GB"/>
        </w:rPr>
        <w:t xml:space="preserve">Wilson, R. W., </w:t>
      </w:r>
      <w:proofErr w:type="spellStart"/>
      <w:r w:rsidRPr="00AB5A70">
        <w:rPr>
          <w:rFonts w:ascii="Times New Roman" w:hAnsi="Times New Roman" w:cs="Times New Roman"/>
          <w:lang w:val="en-GB"/>
        </w:rPr>
        <w:t>Millero</w:t>
      </w:r>
      <w:proofErr w:type="spellEnd"/>
      <w:r w:rsidRPr="00AB5A70">
        <w:rPr>
          <w:rFonts w:ascii="Times New Roman" w:hAnsi="Times New Roman" w:cs="Times New Roman"/>
          <w:lang w:val="en-GB"/>
        </w:rPr>
        <w:t xml:space="preserve">, F. J., Taylor, J. R., Walsh, P. J., Christensen, V., Jennings, S., and </w:t>
      </w:r>
      <w:proofErr w:type="spellStart"/>
      <w:r w:rsidRPr="00AB5A70">
        <w:rPr>
          <w:rFonts w:ascii="Times New Roman" w:hAnsi="Times New Roman" w:cs="Times New Roman"/>
          <w:lang w:val="en-GB"/>
        </w:rPr>
        <w:t>Grosell</w:t>
      </w:r>
      <w:proofErr w:type="spellEnd"/>
      <w:r w:rsidRPr="00AB5A70">
        <w:rPr>
          <w:rFonts w:ascii="Times New Roman" w:hAnsi="Times New Roman" w:cs="Times New Roman"/>
          <w:lang w:val="en-GB"/>
        </w:rPr>
        <w:t>, M. 2009. Contribution of Fish to the Marine Inorganic Carbon Cycle. Science, 323: 359–362.</w:t>
      </w:r>
    </w:p>
    <w:p w14:paraId="2DC080A2" w14:textId="77777777" w:rsidR="00EB7874" w:rsidRPr="00AB5A70" w:rsidRDefault="00EB7874" w:rsidP="00EC4CA2">
      <w:pPr>
        <w:ind w:left="720" w:hanging="720"/>
        <w:rPr>
          <w:rFonts w:ascii="Times New Roman" w:hAnsi="Times New Roman" w:cs="Times New Roman"/>
        </w:rPr>
      </w:pPr>
      <w:r w:rsidRPr="00AB5A70">
        <w:rPr>
          <w:rFonts w:ascii="Times New Roman" w:hAnsi="Times New Roman" w:cs="Times New Roman"/>
        </w:rPr>
        <w:t xml:space="preserve">Wörner, F. G. 1975. </w:t>
      </w:r>
      <w:proofErr w:type="spellStart"/>
      <w:r w:rsidRPr="00AB5A70">
        <w:rPr>
          <w:rFonts w:ascii="Times New Roman" w:hAnsi="Times New Roman" w:cs="Times New Roman"/>
        </w:rPr>
        <w:t>Untersuchungen</w:t>
      </w:r>
      <w:proofErr w:type="spellEnd"/>
      <w:r w:rsidRPr="00AB5A70">
        <w:rPr>
          <w:rFonts w:ascii="Times New Roman" w:hAnsi="Times New Roman" w:cs="Times New Roman"/>
        </w:rPr>
        <w:t xml:space="preserve"> an </w:t>
      </w:r>
      <w:proofErr w:type="spellStart"/>
      <w:r w:rsidRPr="00AB5A70">
        <w:rPr>
          <w:rFonts w:ascii="Times New Roman" w:hAnsi="Times New Roman" w:cs="Times New Roman"/>
        </w:rPr>
        <w:t>drei</w:t>
      </w:r>
      <w:proofErr w:type="spellEnd"/>
      <w:r w:rsidRPr="00AB5A70">
        <w:rPr>
          <w:rFonts w:ascii="Times New Roman" w:hAnsi="Times New Roman" w:cs="Times New Roman"/>
        </w:rPr>
        <w:t xml:space="preserve"> </w:t>
      </w:r>
      <w:proofErr w:type="spellStart"/>
      <w:r w:rsidRPr="00AB5A70">
        <w:rPr>
          <w:rFonts w:ascii="Times New Roman" w:hAnsi="Times New Roman" w:cs="Times New Roman"/>
        </w:rPr>
        <w:t>Myctophidenarten</w:t>
      </w:r>
      <w:proofErr w:type="spellEnd"/>
      <w:r w:rsidRPr="00AB5A70">
        <w:rPr>
          <w:rFonts w:ascii="Times New Roman" w:hAnsi="Times New Roman" w:cs="Times New Roman"/>
        </w:rPr>
        <w:t xml:space="preserve"> Benthosema glaciale (Reinhardt, 1837), </w:t>
      </w:r>
      <w:proofErr w:type="spellStart"/>
      <w:r w:rsidRPr="00AB5A70">
        <w:rPr>
          <w:rFonts w:ascii="Times New Roman" w:hAnsi="Times New Roman" w:cs="Times New Roman"/>
        </w:rPr>
        <w:t>Ceratoscopelus</w:t>
      </w:r>
      <w:proofErr w:type="spellEnd"/>
      <w:r w:rsidRPr="00AB5A70">
        <w:rPr>
          <w:rFonts w:ascii="Times New Roman" w:hAnsi="Times New Roman" w:cs="Times New Roman"/>
        </w:rPr>
        <w:t xml:space="preserve"> </w:t>
      </w:r>
      <w:proofErr w:type="spellStart"/>
      <w:r w:rsidRPr="00AB5A70">
        <w:rPr>
          <w:rFonts w:ascii="Times New Roman" w:hAnsi="Times New Roman" w:cs="Times New Roman"/>
        </w:rPr>
        <w:t>maderensis</w:t>
      </w:r>
      <w:proofErr w:type="spellEnd"/>
      <w:r w:rsidRPr="00AB5A70">
        <w:rPr>
          <w:rFonts w:ascii="Times New Roman" w:hAnsi="Times New Roman" w:cs="Times New Roman"/>
        </w:rPr>
        <w:t xml:space="preserve"> (Lowe, 1839) und Myctophum punctatum (Rafinesque 1810) </w:t>
      </w:r>
      <w:proofErr w:type="spellStart"/>
      <w:r w:rsidRPr="00AB5A70">
        <w:rPr>
          <w:rFonts w:ascii="Times New Roman" w:hAnsi="Times New Roman" w:cs="Times New Roman"/>
        </w:rPr>
        <w:t>aus</w:t>
      </w:r>
      <w:proofErr w:type="spellEnd"/>
      <w:r w:rsidRPr="00AB5A70">
        <w:rPr>
          <w:rFonts w:ascii="Times New Roman" w:hAnsi="Times New Roman" w:cs="Times New Roman"/>
        </w:rPr>
        <w:t xml:space="preserve"> dem </w:t>
      </w:r>
      <w:proofErr w:type="spellStart"/>
      <w:r w:rsidRPr="00AB5A70">
        <w:rPr>
          <w:rFonts w:ascii="Times New Roman" w:hAnsi="Times New Roman" w:cs="Times New Roman"/>
        </w:rPr>
        <w:t>nordwestafrikanischen</w:t>
      </w:r>
      <w:proofErr w:type="spellEnd"/>
      <w:r w:rsidRPr="00AB5A70">
        <w:rPr>
          <w:rFonts w:ascii="Times New Roman" w:hAnsi="Times New Roman" w:cs="Times New Roman"/>
        </w:rPr>
        <w:t xml:space="preserve"> </w:t>
      </w:r>
      <w:proofErr w:type="spellStart"/>
      <w:r w:rsidRPr="00AB5A70">
        <w:rPr>
          <w:rFonts w:ascii="Times New Roman" w:hAnsi="Times New Roman" w:cs="Times New Roman"/>
        </w:rPr>
        <w:t>Auftriebsgebiet</w:t>
      </w:r>
      <w:proofErr w:type="spellEnd"/>
      <w:r w:rsidRPr="00AB5A70">
        <w:rPr>
          <w:rFonts w:ascii="Times New Roman" w:hAnsi="Times New Roman" w:cs="Times New Roman"/>
        </w:rPr>
        <w:t xml:space="preserve"> </w:t>
      </w:r>
      <w:proofErr w:type="spellStart"/>
      <w:r w:rsidRPr="00AB5A70">
        <w:rPr>
          <w:rFonts w:ascii="Times New Roman" w:hAnsi="Times New Roman" w:cs="Times New Roman"/>
        </w:rPr>
        <w:t>im</w:t>
      </w:r>
      <w:proofErr w:type="spellEnd"/>
      <w:r w:rsidRPr="00AB5A70">
        <w:rPr>
          <w:rFonts w:ascii="Times New Roman" w:hAnsi="Times New Roman" w:cs="Times New Roman"/>
        </w:rPr>
        <w:t xml:space="preserve"> </w:t>
      </w:r>
      <w:proofErr w:type="spellStart"/>
      <w:r w:rsidRPr="00AB5A70">
        <w:rPr>
          <w:rFonts w:ascii="Times New Roman" w:hAnsi="Times New Roman" w:cs="Times New Roman"/>
        </w:rPr>
        <w:t>Frühjahr</w:t>
      </w:r>
      <w:proofErr w:type="spellEnd"/>
      <w:r w:rsidRPr="00AB5A70">
        <w:rPr>
          <w:rFonts w:ascii="Times New Roman" w:hAnsi="Times New Roman" w:cs="Times New Roman"/>
        </w:rPr>
        <w:t xml:space="preserve"> 1972. Thesis, University of Kiel. 136 pp.</w:t>
      </w:r>
    </w:p>
    <w:p w14:paraId="59BABE3C" w14:textId="77777777" w:rsidR="00443C6F" w:rsidRPr="00AB5A70" w:rsidRDefault="00443C6F" w:rsidP="00EC4CA2">
      <w:pPr>
        <w:rPr>
          <w:rFonts w:ascii="Times New Roman" w:hAnsi="Times New Roman" w:cs="Times New Roman"/>
          <w:b/>
          <w:bCs/>
        </w:rPr>
      </w:pPr>
    </w:p>
    <w:sectPr w:rsidR="00443C6F" w:rsidRPr="00AB5A70" w:rsidSect="00AB4507">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574460A"/>
    <w:multiLevelType w:val="hybridMultilevel"/>
    <w:tmpl w:val="A79820B2"/>
    <w:lvl w:ilvl="0" w:tplc="559A7CBC">
      <w:start w:val="319"/>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234470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Helena I Mcmonagle">
    <w15:presenceInfo w15:providerId="AD" w15:userId="S::hmcmonagle@whoi.edu::fd6165c1-7abd-4644-b939-a8b8bb587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583"/>
    <w:rsid w:val="00003B09"/>
    <w:rsid w:val="00013269"/>
    <w:rsid w:val="0001563B"/>
    <w:rsid w:val="000307F9"/>
    <w:rsid w:val="00034A08"/>
    <w:rsid w:val="00036876"/>
    <w:rsid w:val="00037346"/>
    <w:rsid w:val="00066821"/>
    <w:rsid w:val="00075D03"/>
    <w:rsid w:val="00081F15"/>
    <w:rsid w:val="000973EE"/>
    <w:rsid w:val="000B1086"/>
    <w:rsid w:val="000D002A"/>
    <w:rsid w:val="00123C5F"/>
    <w:rsid w:val="00140824"/>
    <w:rsid w:val="0014403F"/>
    <w:rsid w:val="001B062F"/>
    <w:rsid w:val="001F3DB8"/>
    <w:rsid w:val="00207901"/>
    <w:rsid w:val="0023772A"/>
    <w:rsid w:val="002402E6"/>
    <w:rsid w:val="00247AB0"/>
    <w:rsid w:val="00253B60"/>
    <w:rsid w:val="002609C5"/>
    <w:rsid w:val="00261F22"/>
    <w:rsid w:val="00276667"/>
    <w:rsid w:val="00283296"/>
    <w:rsid w:val="002965BB"/>
    <w:rsid w:val="002A3F53"/>
    <w:rsid w:val="002A6353"/>
    <w:rsid w:val="002A7611"/>
    <w:rsid w:val="002B3C14"/>
    <w:rsid w:val="002D343A"/>
    <w:rsid w:val="002D412A"/>
    <w:rsid w:val="0030236C"/>
    <w:rsid w:val="003241A3"/>
    <w:rsid w:val="00324C43"/>
    <w:rsid w:val="00383583"/>
    <w:rsid w:val="003B167B"/>
    <w:rsid w:val="003F1BB8"/>
    <w:rsid w:val="004150DC"/>
    <w:rsid w:val="004244FE"/>
    <w:rsid w:val="00435031"/>
    <w:rsid w:val="00443C6F"/>
    <w:rsid w:val="004461E8"/>
    <w:rsid w:val="004500A2"/>
    <w:rsid w:val="00476E7D"/>
    <w:rsid w:val="00480941"/>
    <w:rsid w:val="0048496D"/>
    <w:rsid w:val="004A3281"/>
    <w:rsid w:val="004A4717"/>
    <w:rsid w:val="004C6E7D"/>
    <w:rsid w:val="004D0464"/>
    <w:rsid w:val="004D47E3"/>
    <w:rsid w:val="004E4A9B"/>
    <w:rsid w:val="00510D75"/>
    <w:rsid w:val="00515786"/>
    <w:rsid w:val="00525F05"/>
    <w:rsid w:val="00552365"/>
    <w:rsid w:val="00554007"/>
    <w:rsid w:val="00557CCA"/>
    <w:rsid w:val="00566F0E"/>
    <w:rsid w:val="00571A29"/>
    <w:rsid w:val="00574725"/>
    <w:rsid w:val="00575908"/>
    <w:rsid w:val="00581726"/>
    <w:rsid w:val="0058372C"/>
    <w:rsid w:val="0059434E"/>
    <w:rsid w:val="005A0750"/>
    <w:rsid w:val="005A07E4"/>
    <w:rsid w:val="005B43B3"/>
    <w:rsid w:val="005B7F5E"/>
    <w:rsid w:val="005F2031"/>
    <w:rsid w:val="00653088"/>
    <w:rsid w:val="00671C8E"/>
    <w:rsid w:val="006B6237"/>
    <w:rsid w:val="006D1B61"/>
    <w:rsid w:val="00701FFD"/>
    <w:rsid w:val="007109F6"/>
    <w:rsid w:val="00721AB0"/>
    <w:rsid w:val="007565DC"/>
    <w:rsid w:val="007617B3"/>
    <w:rsid w:val="0077693F"/>
    <w:rsid w:val="007A12C6"/>
    <w:rsid w:val="007A3EAB"/>
    <w:rsid w:val="007A756F"/>
    <w:rsid w:val="007B79AB"/>
    <w:rsid w:val="007C17FC"/>
    <w:rsid w:val="007E5279"/>
    <w:rsid w:val="007E6829"/>
    <w:rsid w:val="00837A5D"/>
    <w:rsid w:val="008845DE"/>
    <w:rsid w:val="008C1C5F"/>
    <w:rsid w:val="008D2B9D"/>
    <w:rsid w:val="0091531E"/>
    <w:rsid w:val="009554CE"/>
    <w:rsid w:val="00955EDA"/>
    <w:rsid w:val="009865D6"/>
    <w:rsid w:val="009B2B7B"/>
    <w:rsid w:val="009B3E32"/>
    <w:rsid w:val="00A11CBB"/>
    <w:rsid w:val="00A37258"/>
    <w:rsid w:val="00A4467B"/>
    <w:rsid w:val="00A46E6C"/>
    <w:rsid w:val="00A53E8D"/>
    <w:rsid w:val="00A550B8"/>
    <w:rsid w:val="00A56A37"/>
    <w:rsid w:val="00A60AC4"/>
    <w:rsid w:val="00A773D8"/>
    <w:rsid w:val="00AB4507"/>
    <w:rsid w:val="00AB5A70"/>
    <w:rsid w:val="00AB7B91"/>
    <w:rsid w:val="00AC4B66"/>
    <w:rsid w:val="00AD2333"/>
    <w:rsid w:val="00AD26E8"/>
    <w:rsid w:val="00B10824"/>
    <w:rsid w:val="00B26464"/>
    <w:rsid w:val="00B32317"/>
    <w:rsid w:val="00B358DC"/>
    <w:rsid w:val="00B74B32"/>
    <w:rsid w:val="00B9496B"/>
    <w:rsid w:val="00BC5539"/>
    <w:rsid w:val="00BD6954"/>
    <w:rsid w:val="00BE052C"/>
    <w:rsid w:val="00C01A67"/>
    <w:rsid w:val="00C23D3F"/>
    <w:rsid w:val="00C2457A"/>
    <w:rsid w:val="00C2658B"/>
    <w:rsid w:val="00C351CE"/>
    <w:rsid w:val="00C376A1"/>
    <w:rsid w:val="00C43506"/>
    <w:rsid w:val="00C44E50"/>
    <w:rsid w:val="00CE4566"/>
    <w:rsid w:val="00CE5C95"/>
    <w:rsid w:val="00CE7B78"/>
    <w:rsid w:val="00D050C0"/>
    <w:rsid w:val="00D167CF"/>
    <w:rsid w:val="00D25681"/>
    <w:rsid w:val="00D3273C"/>
    <w:rsid w:val="00D3560C"/>
    <w:rsid w:val="00D53BC2"/>
    <w:rsid w:val="00D54FE8"/>
    <w:rsid w:val="00D57C04"/>
    <w:rsid w:val="00D61A15"/>
    <w:rsid w:val="00D843EA"/>
    <w:rsid w:val="00DE18C7"/>
    <w:rsid w:val="00DF5284"/>
    <w:rsid w:val="00E1129A"/>
    <w:rsid w:val="00E23814"/>
    <w:rsid w:val="00E7105A"/>
    <w:rsid w:val="00E73173"/>
    <w:rsid w:val="00E76186"/>
    <w:rsid w:val="00EB38C3"/>
    <w:rsid w:val="00EB7874"/>
    <w:rsid w:val="00EC4065"/>
    <w:rsid w:val="00EC4911"/>
    <w:rsid w:val="00EC4CA2"/>
    <w:rsid w:val="00F04C42"/>
    <w:rsid w:val="00F24CF9"/>
    <w:rsid w:val="00F35871"/>
    <w:rsid w:val="00F36A3D"/>
    <w:rsid w:val="00F473FD"/>
    <w:rsid w:val="00F513CA"/>
    <w:rsid w:val="00F529AE"/>
    <w:rsid w:val="00F57934"/>
    <w:rsid w:val="00F83A60"/>
    <w:rsid w:val="00FC3769"/>
    <w:rsid w:val="00FD22E4"/>
    <w:rsid w:val="00FE30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5761664"/>
  <w15:chartTrackingRefBased/>
  <w15:docId w15:val="{DE64C7AF-BB13-2F4D-962A-B32B1F60D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3583"/>
    <w:rPr>
      <w:rFonts w:ascii="Calibri" w:eastAsia="Calibri" w:hAnsi="Calibri" w:cs="Calibri"/>
      <w:kern w:val="0"/>
      <w14:ligatures w14:val="none"/>
    </w:rPr>
  </w:style>
  <w:style w:type="paragraph" w:styleId="Heading1">
    <w:name w:val="heading 1"/>
    <w:basedOn w:val="Normal"/>
    <w:next w:val="Normal"/>
    <w:link w:val="Heading1Char"/>
    <w:uiPriority w:val="9"/>
    <w:qFormat/>
    <w:rsid w:val="00383583"/>
    <w:pPr>
      <w:keepNext/>
      <w:keepLines/>
      <w:spacing w:before="360" w:after="8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383583"/>
    <w:pPr>
      <w:keepNext/>
      <w:keepLines/>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383583"/>
    <w:pPr>
      <w:keepNext/>
      <w:keepLines/>
      <w:spacing w:before="160" w:after="80"/>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383583"/>
    <w:pPr>
      <w:keepNext/>
      <w:keepLines/>
      <w:spacing w:before="80" w:after="40"/>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383583"/>
    <w:pPr>
      <w:keepNext/>
      <w:keepLines/>
      <w:spacing w:before="80" w:after="40"/>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383583"/>
    <w:pPr>
      <w:keepNext/>
      <w:keepLines/>
      <w:spacing w:before="40"/>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383583"/>
    <w:pPr>
      <w:keepNext/>
      <w:keepLines/>
      <w:spacing w:before="40"/>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383583"/>
    <w:pPr>
      <w:keepNext/>
      <w:keepLines/>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383583"/>
    <w:pPr>
      <w:keepNext/>
      <w:keepLines/>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35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835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835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835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835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835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35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35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3583"/>
    <w:rPr>
      <w:rFonts w:eastAsiaTheme="majorEastAsia" w:cstheme="majorBidi"/>
      <w:color w:val="272727" w:themeColor="text1" w:themeTint="D8"/>
    </w:rPr>
  </w:style>
  <w:style w:type="paragraph" w:styleId="Title">
    <w:name w:val="Title"/>
    <w:basedOn w:val="Normal"/>
    <w:next w:val="Normal"/>
    <w:link w:val="TitleChar"/>
    <w:uiPriority w:val="10"/>
    <w:qFormat/>
    <w:rsid w:val="00383583"/>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3835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3583"/>
    <w:pPr>
      <w:numPr>
        <w:ilvl w:val="1"/>
      </w:numPr>
      <w:spacing w:after="160"/>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3835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3583"/>
    <w:pPr>
      <w:spacing w:before="160" w:after="160"/>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383583"/>
    <w:rPr>
      <w:i/>
      <w:iCs/>
      <w:color w:val="404040" w:themeColor="text1" w:themeTint="BF"/>
    </w:rPr>
  </w:style>
  <w:style w:type="paragraph" w:styleId="ListParagraph">
    <w:name w:val="List Paragraph"/>
    <w:basedOn w:val="Normal"/>
    <w:uiPriority w:val="34"/>
    <w:qFormat/>
    <w:rsid w:val="00383583"/>
    <w:pPr>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383583"/>
    <w:rPr>
      <w:i/>
      <w:iCs/>
      <w:color w:val="0F4761" w:themeColor="accent1" w:themeShade="BF"/>
    </w:rPr>
  </w:style>
  <w:style w:type="paragraph" w:styleId="IntenseQuote">
    <w:name w:val="Intense Quote"/>
    <w:basedOn w:val="Normal"/>
    <w:next w:val="Normal"/>
    <w:link w:val="IntenseQuoteChar"/>
    <w:uiPriority w:val="30"/>
    <w:qFormat/>
    <w:rsid w:val="00383583"/>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383583"/>
    <w:rPr>
      <w:i/>
      <w:iCs/>
      <w:color w:val="0F4761" w:themeColor="accent1" w:themeShade="BF"/>
    </w:rPr>
  </w:style>
  <w:style w:type="character" w:styleId="IntenseReference">
    <w:name w:val="Intense Reference"/>
    <w:basedOn w:val="DefaultParagraphFont"/>
    <w:uiPriority w:val="32"/>
    <w:qFormat/>
    <w:rsid w:val="00383583"/>
    <w:rPr>
      <w:b/>
      <w:bCs/>
      <w:smallCaps/>
      <w:color w:val="0F4761" w:themeColor="accent1" w:themeShade="BF"/>
      <w:spacing w:val="5"/>
    </w:rPr>
  </w:style>
  <w:style w:type="table" w:customStyle="1" w:styleId="3">
    <w:name w:val="3"/>
    <w:basedOn w:val="TableNormal"/>
    <w:rsid w:val="00383583"/>
    <w:pPr>
      <w:spacing w:after="200"/>
    </w:pPr>
    <w:rPr>
      <w:rFonts w:ascii="Calibri" w:eastAsia="Calibri" w:hAnsi="Calibri" w:cs="Calibri"/>
      <w:kern w:val="0"/>
      <w:sz w:val="20"/>
      <w:szCs w:val="20"/>
      <w14:ligatures w14:val="none"/>
    </w:rPr>
    <w:tblPr>
      <w:tblStyleRowBandSize w:val="1"/>
      <w:tblStyleColBandSize w:val="1"/>
    </w:tblPr>
    <w:tblStylePr w:type="firstRow">
      <w:tblPr/>
      <w:tcPr>
        <w:tcBorders>
          <w:bottom w:val="nil"/>
        </w:tcBorders>
        <w:vAlign w:val="bottom"/>
      </w:tcPr>
    </w:tblStylePr>
  </w:style>
  <w:style w:type="table" w:customStyle="1" w:styleId="2">
    <w:name w:val="2"/>
    <w:basedOn w:val="TableNormal"/>
    <w:rsid w:val="00383583"/>
    <w:rPr>
      <w:rFonts w:ascii="Calibri" w:eastAsia="Calibri" w:hAnsi="Calibri" w:cs="Calibri"/>
      <w:kern w:val="0"/>
      <w14:ligatures w14:val="none"/>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383583"/>
    <w:rPr>
      <w:rFonts w:ascii="Calibri" w:eastAsia="Calibri" w:hAnsi="Calibri" w:cs="Calibri"/>
      <w:kern w:val="0"/>
      <w14:ligatures w14:val="none"/>
    </w:rPr>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443C6F"/>
    <w:pPr>
      <w:ind w:left="720" w:hanging="720"/>
    </w:pPr>
  </w:style>
  <w:style w:type="character" w:styleId="LineNumber">
    <w:name w:val="line number"/>
    <w:basedOn w:val="DefaultParagraphFont"/>
    <w:uiPriority w:val="99"/>
    <w:semiHidden/>
    <w:unhideWhenUsed/>
    <w:rsid w:val="004E4A9B"/>
  </w:style>
  <w:style w:type="paragraph" w:customStyle="1" w:styleId="TableCaption">
    <w:name w:val="Table Caption"/>
    <w:basedOn w:val="Caption"/>
    <w:rsid w:val="002A3F53"/>
    <w:pPr>
      <w:keepNext/>
      <w:spacing w:after="120"/>
    </w:pPr>
    <w:rPr>
      <w:rFonts w:asciiTheme="minorHAnsi" w:eastAsiaTheme="minorHAnsi" w:hAnsiTheme="minorHAnsi" w:cstheme="minorBidi"/>
      <w:iCs w:val="0"/>
      <w:color w:val="auto"/>
      <w:sz w:val="24"/>
      <w:szCs w:val="24"/>
    </w:rPr>
  </w:style>
  <w:style w:type="paragraph" w:styleId="Caption">
    <w:name w:val="caption"/>
    <w:basedOn w:val="Normal"/>
    <w:next w:val="Normal"/>
    <w:uiPriority w:val="35"/>
    <w:semiHidden/>
    <w:unhideWhenUsed/>
    <w:qFormat/>
    <w:rsid w:val="002A3F53"/>
    <w:pPr>
      <w:spacing w:after="200"/>
    </w:pPr>
    <w:rPr>
      <w:i/>
      <w:iCs/>
      <w:color w:val="0E2841" w:themeColor="text2"/>
      <w:sz w:val="18"/>
      <w:szCs w:val="18"/>
    </w:rPr>
  </w:style>
  <w:style w:type="paragraph" w:styleId="NormalWeb">
    <w:name w:val="Normal (Web)"/>
    <w:basedOn w:val="Normal"/>
    <w:uiPriority w:val="99"/>
    <w:semiHidden/>
    <w:unhideWhenUsed/>
    <w:rsid w:val="00261F22"/>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207901"/>
    <w:rPr>
      <w:rFonts w:ascii="Calibri" w:eastAsia="Calibri" w:hAnsi="Calibri" w:cs="Calibri"/>
      <w:kern w:val="0"/>
      <w14:ligatures w14:val="none"/>
    </w:rPr>
  </w:style>
  <w:style w:type="character" w:styleId="Hyperlink">
    <w:name w:val="Hyperlink"/>
    <w:basedOn w:val="DefaultParagraphFont"/>
    <w:uiPriority w:val="99"/>
    <w:unhideWhenUsed/>
    <w:rsid w:val="007A756F"/>
    <w:rPr>
      <w:color w:val="467886" w:themeColor="hyperlink"/>
      <w:u w:val="single"/>
    </w:rPr>
  </w:style>
  <w:style w:type="character" w:styleId="UnresolvedMention">
    <w:name w:val="Unresolved Mention"/>
    <w:basedOn w:val="DefaultParagraphFont"/>
    <w:uiPriority w:val="99"/>
    <w:semiHidden/>
    <w:unhideWhenUsed/>
    <w:rsid w:val="007A75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1683461">
      <w:bodyDiv w:val="1"/>
      <w:marLeft w:val="0"/>
      <w:marRight w:val="0"/>
      <w:marTop w:val="0"/>
      <w:marBottom w:val="0"/>
      <w:divBdr>
        <w:top w:val="none" w:sz="0" w:space="0" w:color="auto"/>
        <w:left w:val="none" w:sz="0" w:space="0" w:color="auto"/>
        <w:bottom w:val="none" w:sz="0" w:space="0" w:color="auto"/>
        <w:right w:val="none" w:sz="0" w:space="0" w:color="auto"/>
      </w:divBdr>
    </w:div>
    <w:div w:id="978000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mcmonagle/Fish-carbon-flux-N-Atlantic/blob/8244af58b4d30d63a7998208083409b78cae0c92/data/Gut_content_Llopiz_Lab_fish/OTZ_MorphID_PreyData_Entry_SG2105.xlsx" TargetMode="External"/><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tiff"/><Relationship Id="rId5" Type="http://schemas.openxmlformats.org/officeDocument/2006/relationships/image" Target="media/image1.pn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45</Pages>
  <Words>16911</Words>
  <Characters>96398</Characters>
  <Application>Microsoft Office Word</Application>
  <DocSecurity>0</DocSecurity>
  <Lines>803</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Helena I Mcmonagle</dc:creator>
  <cp:keywords/>
  <dc:description/>
  <cp:lastModifiedBy>Helena I Mcmonagle</cp:lastModifiedBy>
  <cp:revision>20</cp:revision>
  <dcterms:created xsi:type="dcterms:W3CDTF">2024-09-29T23:05:00Z</dcterms:created>
  <dcterms:modified xsi:type="dcterms:W3CDTF">2024-09-30T21:32:00Z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id="F6mlS6CM"/&gt;&lt;style id="http://www.zotero.org/styles/ices-journal-of-marine-science" hasBibliography="1" bibliographyStyleHasBeenSet="1"/&gt;&lt;prefs&gt;&lt;pref name="fieldType" value="Field"/&gt;&lt;/prefs&gt;&lt;/data</vt:lpwstr>
  </property>
  <property fmtid="{D5CDD505-2E9C-101B-9397-08002B2CF9AE}" pid="3" name="ZOTERO_PREF_2">
    <vt:lpwstr>&gt;</vt:lpwstr>
  </property>
</Properties>
</file>